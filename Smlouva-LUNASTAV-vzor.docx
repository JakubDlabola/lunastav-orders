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B4D9" w14:textId="1F34C958" w:rsidR="005A2C3B" w:rsidRPr="0079182B" w:rsidRDefault="009F13A0" w:rsidP="00D54F45">
      <w:pPr>
        <w:jc w:val="center"/>
        <w:rPr>
          <w:b/>
          <w:bCs/>
          <w:sz w:val="36"/>
          <w:szCs w:val="36"/>
        </w:rPr>
      </w:pPr>
      <w:r>
        <w:rPr>
          <w:b/>
          <w:bCs/>
          <w:noProof/>
          <w:sz w:val="28"/>
          <w:szCs w:val="28"/>
        </w:rPr>
        <w:drawing>
          <wp:anchor distT="0" distB="0" distL="114300" distR="114300" simplePos="0" relativeHeight="251658240" behindDoc="0" locked="0" layoutInCell="1" allowOverlap="1" wp14:anchorId="06192B3B" wp14:editId="2EB94775">
            <wp:simplePos x="0" y="0"/>
            <wp:positionH relativeFrom="margin">
              <wp:align>left</wp:align>
            </wp:positionH>
            <wp:positionV relativeFrom="paragraph">
              <wp:posOffset>5080</wp:posOffset>
            </wp:positionV>
            <wp:extent cx="1209675" cy="805115"/>
            <wp:effectExtent l="0" t="0" r="0" b="0"/>
            <wp:wrapNone/>
            <wp:docPr id="1294166998"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4759" cy="8084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C3B" w:rsidRPr="0079182B">
        <w:rPr>
          <w:b/>
          <w:bCs/>
          <w:sz w:val="36"/>
          <w:szCs w:val="36"/>
        </w:rPr>
        <w:t>SMLOUVA O DÍLO</w:t>
      </w:r>
    </w:p>
    <w:p w14:paraId="61AD05E1" w14:textId="4772EE82" w:rsidR="00824471" w:rsidRPr="00105C53" w:rsidRDefault="00105C53" w:rsidP="00824471">
      <w:pPr>
        <w:jc w:val="center"/>
        <w:rPr>
          <w:b/>
          <w:bCs/>
          <w:sz w:val="28"/>
          <w:szCs w:val="28"/>
        </w:rPr>
      </w:pPr>
      <w:r w:rsidRPr="00105C53">
        <w:rPr>
          <w:b/>
          <w:bCs/>
          <w:sz w:val="28"/>
          <w:szCs w:val="28"/>
        </w:rPr>
        <w:t>{</w:t>
      </w:r>
      <w:r w:rsidR="000351AE">
        <w:rPr>
          <w:b/>
          <w:bCs/>
          <w:sz w:val="28"/>
          <w:szCs w:val="28"/>
        </w:rPr>
        <w:t>c</w:t>
      </w:r>
      <w:r w:rsidRPr="00105C53">
        <w:rPr>
          <w:b/>
          <w:bCs/>
          <w:sz w:val="28"/>
          <w:szCs w:val="28"/>
        </w:rPr>
        <w:t>ode}</w:t>
      </w:r>
    </w:p>
    <w:p w14:paraId="792CA931" w14:textId="19A0BB14" w:rsidR="005A2C3B" w:rsidRPr="00B330A4" w:rsidRDefault="005A2C3B" w:rsidP="009F13A0">
      <w:pPr>
        <w:tabs>
          <w:tab w:val="left" w:pos="2610"/>
        </w:tabs>
        <w:rPr>
          <w:b/>
          <w:bCs/>
        </w:rPr>
      </w:pPr>
      <w:r>
        <w:t xml:space="preserve"> </w:t>
      </w:r>
      <w:r w:rsidR="009F13A0">
        <w:tab/>
      </w:r>
    </w:p>
    <w:p w14:paraId="4414ED12" w14:textId="362CD9EC" w:rsidR="005A2C3B" w:rsidRPr="00B330A4" w:rsidRDefault="005A2C3B" w:rsidP="005A2C3B">
      <w:pPr>
        <w:rPr>
          <w:b/>
          <w:bCs/>
        </w:rPr>
      </w:pPr>
      <w:r w:rsidRPr="00B330A4">
        <w:rPr>
          <w:b/>
          <w:bCs/>
        </w:rPr>
        <w:t xml:space="preserve">Smluvní strany: </w:t>
      </w:r>
    </w:p>
    <w:p w14:paraId="268FC4A5" w14:textId="77777777" w:rsidR="00204788" w:rsidRPr="00B330A4" w:rsidRDefault="005A2C3B" w:rsidP="00204788">
      <w:pPr>
        <w:rPr>
          <w:b/>
          <w:bCs/>
        </w:rPr>
      </w:pPr>
      <w:r w:rsidRPr="00B330A4">
        <w:rPr>
          <w:b/>
          <w:bCs/>
        </w:rPr>
        <w:t xml:space="preserve">Objednatel: </w:t>
      </w:r>
      <w:r w:rsidR="00204788" w:rsidRPr="00662B99">
        <w:rPr>
          <w:b/>
          <w:bCs/>
        </w:rPr>
        <w:t>{companyName}</w:t>
      </w:r>
    </w:p>
    <w:p w14:paraId="0B1D412D" w14:textId="76AC5D24" w:rsidR="00EB5AD4" w:rsidRDefault="00747EF4" w:rsidP="008341DD">
      <w:pPr>
        <w:spacing w:after="0"/>
      </w:pPr>
      <w:r w:rsidRPr="00EB5AD4">
        <w:t>Datum narozen</w:t>
      </w:r>
      <w:r w:rsidR="000D723E" w:rsidRPr="00EB5AD4">
        <w:t>í</w:t>
      </w:r>
      <w:r w:rsidRPr="00EB5AD4">
        <w:t>:</w:t>
      </w:r>
      <w:r w:rsidR="00C32409" w:rsidRPr="00EB5AD4">
        <w:t xml:space="preserve"> </w:t>
      </w:r>
      <w:r w:rsidR="004111D1" w:rsidRPr="004111D1">
        <w:t>{companyBirthday}</w:t>
      </w:r>
    </w:p>
    <w:p w14:paraId="049D40DB" w14:textId="7CF9EC92" w:rsidR="0095301A" w:rsidRDefault="0095301A" w:rsidP="008341DD">
      <w:pPr>
        <w:spacing w:after="0"/>
      </w:pPr>
      <w:r>
        <w:t xml:space="preserve">Trvale bytem/Se sídlem: </w:t>
      </w:r>
      <w:r w:rsidRPr="00772D72">
        <w:t>{companyStreet}</w:t>
      </w:r>
      <w:r>
        <w:t xml:space="preserve">, </w:t>
      </w:r>
      <w:r w:rsidRPr="00772D72">
        <w:t>{companyZipCode}</w:t>
      </w:r>
      <w:r>
        <w:t xml:space="preserve"> </w:t>
      </w:r>
      <w:r w:rsidRPr="00772D72">
        <w:t>{companyCity}</w:t>
      </w:r>
    </w:p>
    <w:p w14:paraId="049D40DB" w14:textId="7CF9EC92" w:rsidR="0095301A" w:rsidRDefault="0095301A" w:rsidP="008341DD">
      <w:pPr>
        <w:spacing w:after="0"/>
      </w:pPr>
      <w:r>
        <w:t xml:space="preserve">Korespondenční adresa: </w:t>
      </w:r>
      <w:r w:rsidRPr="00772D72">
        <w:t>{korespondencniAdresa}</w:t>
      </w:r>
    </w:p>
    <w:p w14:paraId="0E57BCE7" w14:textId="585BC445" w:rsidR="00207409" w:rsidRDefault="0095301A" w:rsidP="008341DD">
      <w:pPr>
        <w:spacing w:after="0"/>
      </w:pPr>
      <w:r>
        <w:t xml:space="preserve">Kontaktní </w:t>
      </w:r>
      <w:r w:rsidR="00BB665E">
        <w:t xml:space="preserve">Email: </w:t>
      </w:r>
      <w:r w:rsidR="00BB665E" w:rsidRPr="00BB665E">
        <w:t>{</w:t>
      </w:r>
      <w:r w:rsidR="00C135A6">
        <w:t>company</w:t>
      </w:r>
      <w:r w:rsidR="00BB665E" w:rsidRPr="00BB665E">
        <w:t>Email}</w:t>
      </w:r>
    </w:p>
    <w:p w14:paraId="1FE86D64" w14:textId="444CCD25" w:rsidR="00BB665E" w:rsidRPr="00EB5AD4" w:rsidRDefault="00BB665E" w:rsidP="008341DD">
      <w:pPr>
        <w:spacing w:after="0"/>
      </w:pPr>
      <w:r>
        <w:t xml:space="preserve">Kontaktní telefon: </w:t>
      </w:r>
      <w:r w:rsidR="0095301A" w:rsidRPr="0095301A">
        <w:t>{</w:t>
      </w:r>
      <w:r w:rsidR="00C135A6">
        <w:t>company</w:t>
      </w:r>
      <w:r w:rsidR="0095301A" w:rsidRPr="0095301A">
        <w:t>Tel1}</w:t>
      </w:r>
    </w:p>
    <w:p w14:paraId="06BE6F06" w14:textId="4839063E" w:rsidR="008341DD" w:rsidRDefault="005A2C3B" w:rsidP="005A2C3B">
      <w:r>
        <w:t>(dále jen jako „</w:t>
      </w:r>
      <w:r w:rsidRPr="00D54F45">
        <w:rPr>
          <w:b/>
          <w:bCs/>
        </w:rPr>
        <w:t>objednatel</w:t>
      </w:r>
      <w:r>
        <w:t>“)</w:t>
      </w:r>
    </w:p>
    <w:p w14:paraId="25819A85" w14:textId="67CDF3B2" w:rsidR="008341DD" w:rsidRDefault="005A2C3B" w:rsidP="005A2C3B">
      <w:r>
        <w:t xml:space="preserve"> a </w:t>
      </w:r>
    </w:p>
    <w:p w14:paraId="3324986A" w14:textId="5D524B89" w:rsidR="00662B99" w:rsidRPr="00662B99" w:rsidRDefault="005A2C3B" w:rsidP="00662B99">
      <w:pPr>
        <w:rPr>
          <w:b/>
          <w:bCs/>
        </w:rPr>
      </w:pPr>
      <w:r w:rsidRPr="00426B9A">
        <w:rPr>
          <w:b/>
          <w:bCs/>
        </w:rPr>
        <w:t xml:space="preserve">Zhotovitel: </w:t>
      </w:r>
      <w:r w:rsidR="00E44217" w:rsidRPr="00662B99">
        <w:rPr>
          <w:b/>
          <w:bCs/>
        </w:rPr>
        <w:t>LUNASTAV CZ</w:t>
      </w:r>
      <w:r w:rsidRPr="00662B99">
        <w:rPr>
          <w:b/>
          <w:bCs/>
        </w:rPr>
        <w:t xml:space="preserve"> s.r.o.</w:t>
      </w:r>
      <w:r>
        <w:t xml:space="preserve"> </w:t>
      </w:r>
    </w:p>
    <w:p w14:paraId="001C035E" w14:textId="3DAD0EFB" w:rsidR="005A2C3B" w:rsidRDefault="005A2C3B" w:rsidP="00C40959">
      <w:pPr>
        <w:spacing w:after="0"/>
      </w:pPr>
      <w:r>
        <w:t xml:space="preserve">IČO: </w:t>
      </w:r>
      <w:r w:rsidR="00952C8A">
        <w:t>05591872</w:t>
      </w:r>
      <w:r>
        <w:t>, DIČ: CZ</w:t>
      </w:r>
      <w:r w:rsidR="00952C8A">
        <w:t>05591872</w:t>
      </w:r>
    </w:p>
    <w:p w14:paraId="6E305434" w14:textId="4014B9BE" w:rsidR="005A2C3B" w:rsidRDefault="005A2C3B" w:rsidP="00C40959">
      <w:pPr>
        <w:spacing w:after="0"/>
      </w:pPr>
      <w:r>
        <w:t xml:space="preserve">se sídlem </w:t>
      </w:r>
      <w:r w:rsidR="00BA3D08">
        <w:t>Ostrovní 2059/4, 110 00 Praha 1</w:t>
      </w:r>
    </w:p>
    <w:p w14:paraId="6E305434" w14:textId="4014B9BE" w:rsidR="005A2C3B" w:rsidRDefault="005A2C3B" w:rsidP="00C40959">
      <w:pPr>
        <w:spacing w:after="0"/>
      </w:pPr>
      <w:r>
        <w:t>Korespondenční adresa: Gočárova třída 227/50, 500 02 Hradec Králové</w:t>
      </w:r>
    </w:p>
    <w:p w14:paraId="40169556" w14:textId="4B1B492C" w:rsidR="00A90DA2" w:rsidRDefault="00A90DA2" w:rsidP="00C40959">
      <w:pPr>
        <w:spacing w:after="0"/>
      </w:pPr>
      <w:r>
        <w:t xml:space="preserve">bankovní spojení: </w:t>
      </w:r>
      <w:r w:rsidRPr="00A90DA2">
        <w:t>255286223/0600</w:t>
      </w:r>
      <w:r>
        <w:rPr>
          <w:b/>
          <w:bCs/>
        </w:rPr>
        <w:t xml:space="preserve"> </w:t>
      </w:r>
    </w:p>
    <w:p w14:paraId="2F7BDB81" w14:textId="3440C217" w:rsidR="00F82A2D" w:rsidRDefault="005A2C3B" w:rsidP="00C40959">
      <w:pPr>
        <w:spacing w:after="0"/>
      </w:pPr>
      <w:r>
        <w:t xml:space="preserve">zapsaná </w:t>
      </w:r>
      <w:r w:rsidR="002F6183">
        <w:t>v obchodním rejstříku vedeném</w:t>
      </w:r>
      <w:r w:rsidR="00C10061">
        <w:t xml:space="preserve"> </w:t>
      </w:r>
      <w:r w:rsidR="00CC53C5" w:rsidRPr="00CC53C5">
        <w:t>městsk</w:t>
      </w:r>
      <w:r w:rsidR="00C10061">
        <w:t>ým</w:t>
      </w:r>
      <w:r w:rsidR="00CC53C5" w:rsidRPr="00CC53C5">
        <w:t xml:space="preserve"> soud</w:t>
      </w:r>
      <w:r w:rsidR="00C10061">
        <w:t>em</w:t>
      </w:r>
      <w:r w:rsidR="00CC53C5" w:rsidRPr="00CC53C5">
        <w:t xml:space="preserve"> v</w:t>
      </w:r>
      <w:r w:rsidR="00775601">
        <w:t> </w:t>
      </w:r>
      <w:r w:rsidR="00CC53C5" w:rsidRPr="00CC53C5">
        <w:t>Praze</w:t>
      </w:r>
      <w:r w:rsidR="00775601">
        <w:t>, sp. Zn. C</w:t>
      </w:r>
      <w:r w:rsidR="00CC53C5" w:rsidRPr="00CC53C5">
        <w:t xml:space="preserve"> 266609</w:t>
      </w:r>
    </w:p>
    <w:p w14:paraId="6E51C9BB" w14:textId="52B50631" w:rsidR="00884D1C" w:rsidRDefault="005A2C3B" w:rsidP="00884D1C">
      <w:pPr>
        <w:spacing w:after="0"/>
      </w:pPr>
      <w:r>
        <w:t xml:space="preserve">zastoupena: </w:t>
      </w:r>
      <w:r w:rsidR="005D32D8">
        <w:t>Lukáš Najman</w:t>
      </w:r>
      <w:r>
        <w:t xml:space="preserve">, jednatel </w:t>
      </w:r>
    </w:p>
    <w:p w14:paraId="34F8B4AE" w14:textId="3362BF4D" w:rsidR="005A2C3B" w:rsidRDefault="005A2C3B" w:rsidP="005A2C3B">
      <w:r>
        <w:t>(dále jen jako „</w:t>
      </w:r>
      <w:r w:rsidRPr="00D54F45">
        <w:rPr>
          <w:b/>
          <w:bCs/>
        </w:rPr>
        <w:t>zhotovitel</w:t>
      </w:r>
      <w:r>
        <w:t>“)</w:t>
      </w:r>
    </w:p>
    <w:p w14:paraId="50EED503" w14:textId="338FDF15" w:rsidR="008341DD" w:rsidRDefault="005A2C3B" w:rsidP="005A2C3B">
      <w:r>
        <w:t>(</w:t>
      </w:r>
      <w:r w:rsidR="00EA7994">
        <w:t xml:space="preserve">objednatel a zhotovitel </w:t>
      </w:r>
      <w:r>
        <w:t>dále jen jako „</w:t>
      </w:r>
      <w:r w:rsidRPr="149B9B18">
        <w:rPr>
          <w:b/>
          <w:bCs/>
        </w:rPr>
        <w:t>smluvní strany</w:t>
      </w:r>
      <w:r>
        <w:t>“ nebo „</w:t>
      </w:r>
      <w:r w:rsidRPr="149B9B18">
        <w:rPr>
          <w:b/>
          <w:bCs/>
        </w:rPr>
        <w:t>strany</w:t>
      </w:r>
      <w:r>
        <w:t xml:space="preserve">“) </w:t>
      </w:r>
    </w:p>
    <w:p w14:paraId="57C10900" w14:textId="064B963F" w:rsidR="008341DD" w:rsidRDefault="005A2C3B" w:rsidP="00EA7994">
      <w:pPr>
        <w:jc w:val="both"/>
      </w:pPr>
      <w:r>
        <w:t>uzavírají v souladu s § 2586 a násl. zákona č. 89/2012 Sb., občanský zákoník, ve znění pozdějších předpisů (dále jen jako „</w:t>
      </w:r>
      <w:r w:rsidRPr="00EA7994">
        <w:rPr>
          <w:b/>
          <w:bCs/>
        </w:rPr>
        <w:t>OZ</w:t>
      </w:r>
      <w:r>
        <w:t>“), tuto Smlouvu o dílo (dále jen jako „</w:t>
      </w:r>
      <w:r w:rsidRPr="008341DD">
        <w:rPr>
          <w:b/>
          <w:bCs/>
        </w:rPr>
        <w:t>smlouva</w:t>
      </w:r>
      <w:r>
        <w:t>“).</w:t>
      </w:r>
    </w:p>
    <w:p w14:paraId="659A1507" w14:textId="77777777" w:rsidR="00BB16E4" w:rsidRDefault="00BB16E4" w:rsidP="005A2C3B"/>
    <w:p w14:paraId="523A61B6" w14:textId="707B4F0C" w:rsidR="00880B2C" w:rsidRPr="002D0589" w:rsidRDefault="005A2C3B" w:rsidP="00335949">
      <w:pPr>
        <w:pStyle w:val="ListParagraph"/>
        <w:numPr>
          <w:ilvl w:val="0"/>
          <w:numId w:val="10"/>
        </w:numPr>
        <w:ind w:left="426" w:hanging="426"/>
        <w:jc w:val="center"/>
        <w:rPr>
          <w:b/>
          <w:bCs/>
        </w:rPr>
      </w:pPr>
      <w:r w:rsidRPr="002D0589">
        <w:rPr>
          <w:b/>
          <w:bCs/>
        </w:rPr>
        <w:t>Předmět smlouvy</w:t>
      </w:r>
    </w:p>
    <w:p w14:paraId="54EDE157" w14:textId="0FDA2A24" w:rsidR="00335949" w:rsidRDefault="005A2C3B" w:rsidP="00335949">
      <w:pPr>
        <w:pStyle w:val="ListParagraph"/>
        <w:numPr>
          <w:ilvl w:val="0"/>
          <w:numId w:val="8"/>
        </w:numPr>
        <w:spacing w:before="240" w:after="240"/>
        <w:ind w:left="426" w:hanging="426"/>
        <w:jc w:val="both"/>
      </w:pPr>
      <w:r>
        <w:t>Zhotovitel je společností zabývající se</w:t>
      </w:r>
      <w:r w:rsidR="00D3211E">
        <w:t xml:space="preserve"> </w:t>
      </w:r>
      <w:r w:rsidR="00F97906" w:rsidRPr="149B9B18">
        <w:rPr>
          <w:rFonts w:eastAsia="Times" w:cs="Arial"/>
        </w:rPr>
        <w:t>zateplování</w:t>
      </w:r>
      <w:r w:rsidR="761E64B0" w:rsidRPr="149B9B18">
        <w:rPr>
          <w:rFonts w:eastAsia="Times" w:cs="Arial"/>
        </w:rPr>
        <w:t>m</w:t>
      </w:r>
      <w:r w:rsidR="00F97906" w:rsidRPr="149B9B18">
        <w:rPr>
          <w:rFonts w:eastAsia="Times" w:cs="Arial"/>
        </w:rPr>
        <w:t xml:space="preserve"> domů</w:t>
      </w:r>
      <w:r w:rsidR="7796F8B3" w:rsidRPr="149B9B18">
        <w:rPr>
          <w:rFonts w:eastAsia="Times" w:cs="Arial"/>
        </w:rPr>
        <w:t>, snižování</w:t>
      </w:r>
      <w:r w:rsidR="6A8569D9" w:rsidRPr="149B9B18">
        <w:rPr>
          <w:rFonts w:eastAsia="Times" w:cs="Arial"/>
        </w:rPr>
        <w:t>m</w:t>
      </w:r>
      <w:r w:rsidR="7796F8B3" w:rsidRPr="149B9B18">
        <w:rPr>
          <w:rFonts w:eastAsia="Times" w:cs="Arial"/>
        </w:rPr>
        <w:t xml:space="preserve"> energetické náročnosti budov</w:t>
      </w:r>
      <w:ins w:id="0" w:author="Lukáš Najman" w:date="2026-06-14T06:30:00Z" w16du:dateUtc="2026-06-14T06:30:10Z">
        <w:r w:rsidR="58E6D3C5" w:rsidRPr="149B9B18">
          <w:rPr>
            <w:rFonts w:eastAsia="Times" w:cs="Arial"/>
          </w:rPr>
          <w:t xml:space="preserve"> </w:t>
        </w:r>
      </w:ins>
      <w:r w:rsidR="00F97906" w:rsidRPr="149B9B18">
        <w:rPr>
          <w:rFonts w:eastAsia="Times" w:cs="Arial"/>
        </w:rPr>
        <w:t>a s tím souvisejících služeb včetně vyřízení příslušné dotace na realizované zateplení domu</w:t>
      </w:r>
      <w:r w:rsidR="00902308">
        <w:t>.</w:t>
      </w:r>
      <w:bookmarkStart w:id="1" w:name="_Hlk166067625"/>
    </w:p>
    <w:p w14:paraId="3898184D" w14:textId="40C09CBE" w:rsidR="00335949" w:rsidRDefault="005A2C3B" w:rsidP="00335949">
      <w:pPr>
        <w:pStyle w:val="ListParagraph"/>
        <w:numPr>
          <w:ilvl w:val="0"/>
          <w:numId w:val="8"/>
        </w:numPr>
        <w:spacing w:before="240" w:after="240"/>
        <w:ind w:left="426" w:hanging="426"/>
        <w:jc w:val="both"/>
      </w:pPr>
      <w:r>
        <w:t xml:space="preserve">Předmětem této smlouvy je závazek zhotovitele dodat a </w:t>
      </w:r>
      <w:r w:rsidR="000B703F">
        <w:t>nainstalovat</w:t>
      </w:r>
      <w:r>
        <w:t xml:space="preserve"> objednateli </w:t>
      </w:r>
      <w:r w:rsidR="00626878">
        <w:t>dílo</w:t>
      </w:r>
      <w:r>
        <w:t xml:space="preserve">, tak jak je blíže specifikováno v odst. 4 tohoto článku (dále jen jako „dílo“). Součástí závazku zhotovitele dle této smlouvy je </w:t>
      </w:r>
      <w:r w:rsidR="00626878">
        <w:t xml:space="preserve">dodávka a </w:t>
      </w:r>
      <w:r>
        <w:t xml:space="preserve">montáž díla na rodinný dům (stavbu) </w:t>
      </w:r>
      <w:r w:rsidR="000F2352">
        <w:t xml:space="preserve">či přilehlou stavbu </w:t>
      </w:r>
      <w:r>
        <w:t xml:space="preserve">na adrese </w:t>
      </w:r>
      <w:r w:rsidR="001B45E2" w:rsidRPr="149B9B18">
        <w:rPr>
          <w:b/>
          <w:bCs/>
        </w:rPr>
        <w:t>{Adresa_rea_db304}</w:t>
      </w:r>
      <w:r w:rsidR="001B45E2">
        <w:t xml:space="preserve"> </w:t>
      </w:r>
      <w:r>
        <w:t>(dále jen jako „</w:t>
      </w:r>
      <w:r w:rsidRPr="149B9B18">
        <w:rPr>
          <w:b/>
          <w:bCs/>
        </w:rPr>
        <w:t>místo plnění</w:t>
      </w:r>
      <w:r>
        <w:t>“)</w:t>
      </w:r>
      <w:r w:rsidR="001A090E">
        <w:t>.</w:t>
      </w:r>
      <w:bookmarkEnd w:id="1"/>
    </w:p>
    <w:p w14:paraId="1F1D5EFD" w14:textId="77777777" w:rsidR="00335949" w:rsidRDefault="005A2C3B" w:rsidP="00335949">
      <w:pPr>
        <w:pStyle w:val="ListParagraph"/>
        <w:numPr>
          <w:ilvl w:val="0"/>
          <w:numId w:val="8"/>
        </w:numPr>
        <w:spacing w:before="240" w:after="240"/>
        <w:ind w:left="426" w:hanging="426"/>
        <w:jc w:val="both"/>
      </w:pPr>
      <w:r>
        <w:t xml:space="preserve">Dále je předmětem této smlouvy závazek objednatele dílo převzít a zaplatit zhotoviteli za provedení díla sjednanou cenu za dílo, a to v souladu s článkem II. této smlouvy. </w:t>
      </w:r>
    </w:p>
    <w:p w14:paraId="67155229" w14:textId="77777777" w:rsidR="00335949" w:rsidRPr="00335949" w:rsidRDefault="005A2C3B" w:rsidP="00335949">
      <w:pPr>
        <w:pStyle w:val="ListParagraph"/>
        <w:numPr>
          <w:ilvl w:val="0"/>
          <w:numId w:val="8"/>
        </w:numPr>
        <w:spacing w:before="240" w:after="240"/>
        <w:ind w:left="426" w:hanging="426"/>
        <w:jc w:val="both"/>
      </w:pPr>
      <w:r>
        <w:t xml:space="preserve">Popis díla: </w:t>
      </w:r>
      <w:r w:rsidR="00A614A2" w:rsidRPr="00335949">
        <w:rPr>
          <w:b/>
          <w:bCs/>
        </w:rPr>
        <w:t>{name}</w:t>
      </w:r>
    </w:p>
    <w:p w14:paraId="229D5705" w14:textId="05CB6604" w:rsidR="002D0589" w:rsidRDefault="00A90DA2" w:rsidP="00335949">
      <w:pPr>
        <w:pStyle w:val="ListParagraph"/>
        <w:spacing w:before="240" w:after="240"/>
        <w:ind w:left="426"/>
        <w:jc w:val="both"/>
      </w:pPr>
      <w:r w:rsidRPr="00A90DA2">
        <w:t>{Popis_dila_512bd}</w:t>
      </w:r>
    </w:p>
    <w:p w14:paraId="5E882125" w14:textId="77777777" w:rsidR="00F52DB4" w:rsidRDefault="00F52DB4" w:rsidP="002D0589">
      <w:pPr>
        <w:pStyle w:val="ListParagraph"/>
      </w:pPr>
      <w:commentRangeStart w:id="2"/>
    </w:p>
    <w:p w14:paraId="6A6688C4" w14:textId="2EFFEE7B" w:rsidR="005A2C3B" w:rsidRPr="002D0589" w:rsidRDefault="005A2C3B" w:rsidP="00335949">
      <w:pPr>
        <w:pStyle w:val="ListParagraph"/>
        <w:numPr>
          <w:ilvl w:val="0"/>
          <w:numId w:val="10"/>
        </w:numPr>
        <w:ind w:left="426" w:hanging="426"/>
        <w:jc w:val="center"/>
        <w:rPr>
          <w:b/>
          <w:bCs/>
        </w:rPr>
      </w:pPr>
      <w:r w:rsidRPr="149B9B18">
        <w:rPr>
          <w:b/>
          <w:bCs/>
        </w:rPr>
        <w:t>Cena za dílo a platební podmínky</w:t>
      </w:r>
      <w:commentRangeEnd w:id="2"/>
      <w:r w:rsidRPr="002D0589">
        <w:rPr>
          <w:rStyle w:val="CommentReference"/>
          <w:rFonts w:asciiTheme="minorHAnsi" w:hAnsiTheme="minorHAnsi" w:cstheme="minorBidi"/>
          <w:b/>
          <w:bCs/>
          <w:sz w:val="22"/>
          <w:szCs w:val="22"/>
        </w:rPr>
        <w:commentReference w:id="2"/>
      </w:r>
    </w:p>
    <w:p w14:paraId="65225271" w14:textId="77777777" w:rsidR="00335949" w:rsidRDefault="005A2C3B" w:rsidP="00335949">
      <w:pPr>
        <w:pStyle w:val="ListParagraph"/>
        <w:numPr>
          <w:ilvl w:val="0"/>
          <w:numId w:val="25"/>
        </w:numPr>
        <w:tabs>
          <w:tab w:val="left" w:pos="426"/>
        </w:tabs>
        <w:spacing w:before="240" w:after="240"/>
        <w:ind w:left="426" w:hanging="426"/>
        <w:jc w:val="both"/>
      </w:pPr>
      <w:r>
        <w:t xml:space="preserve">Smluvní strany si ujednaly, že cena za provedení díla činí </w:t>
      </w:r>
      <w:r w:rsidR="007F7F8A" w:rsidRPr="00756B5D">
        <w:rPr>
          <w:b/>
          <w:bCs/>
        </w:rPr>
        <w:t>{totalAmountWithTax}</w:t>
      </w:r>
      <w:r w:rsidR="001A7FE8">
        <w:rPr>
          <w:b/>
          <w:bCs/>
        </w:rPr>
        <w:t xml:space="preserve"> Kč</w:t>
      </w:r>
      <w:r w:rsidR="001A090E">
        <w:t>.</w:t>
      </w:r>
    </w:p>
    <w:p w14:paraId="67AFFBCC" w14:textId="03C82186" w:rsidR="00A933DA" w:rsidRDefault="006D7D2C" w:rsidP="00335949">
      <w:pPr>
        <w:pStyle w:val="ListParagraph"/>
        <w:numPr>
          <w:ilvl w:val="0"/>
          <w:numId w:val="25"/>
        </w:numPr>
        <w:spacing w:before="240" w:after="240"/>
        <w:ind w:left="426" w:hanging="426"/>
        <w:jc w:val="both"/>
      </w:pPr>
      <w:r>
        <w:t xml:space="preserve">Cena za provedení díla se v případě rozdílu mezi </w:t>
      </w:r>
      <w:r w:rsidR="00F52DB4">
        <w:t xml:space="preserve">zateplovanou plochou uvedenou v </w:t>
      </w:r>
      <w:r w:rsidR="5663A7DC">
        <w:t>renovačním pase</w:t>
      </w:r>
      <w:r w:rsidR="00AD5287">
        <w:t xml:space="preserve"> nutném </w:t>
      </w:r>
      <w:r>
        <w:t>pro zpracování dotace</w:t>
      </w:r>
      <w:r w:rsidR="00725291">
        <w:t xml:space="preserve"> a plochou uvedenou v </w:t>
      </w:r>
      <w:r w:rsidR="00965E47">
        <w:t>r</w:t>
      </w:r>
      <w:r w:rsidR="003A6D18">
        <w:t>ozpisu ceny díla</w:t>
      </w:r>
      <w:r w:rsidR="00A933DA">
        <w:t xml:space="preserve"> o tento rozdíl</w:t>
      </w:r>
      <w:r w:rsidR="00725291">
        <w:t xml:space="preserve"> sníží, nebo zvýší</w:t>
      </w:r>
      <w:r w:rsidR="00A933DA">
        <w:t xml:space="preserve"> dl</w:t>
      </w:r>
      <w:r w:rsidR="00725291">
        <w:t>e skutečně poskytnuté dotace</w:t>
      </w:r>
      <w:r w:rsidR="00A933DA">
        <w:t xml:space="preserve"> </w:t>
      </w:r>
      <w:r w:rsidR="00725291">
        <w:t>na zateplovanou plochu</w:t>
      </w:r>
      <w:r w:rsidR="0A907046">
        <w:t xml:space="preserve"> a tím pádem i realizovanou plochou zateplení</w:t>
      </w:r>
      <w:r w:rsidR="00725291">
        <w:t>.</w:t>
      </w:r>
    </w:p>
    <w:p w14:paraId="652E825E" w14:textId="6B851078" w:rsidR="00081BAD" w:rsidRDefault="0037259B" w:rsidP="007D4A1B">
      <w:pPr>
        <w:pStyle w:val="ListParagraph"/>
        <w:numPr>
          <w:ilvl w:val="0"/>
          <w:numId w:val="25"/>
        </w:numPr>
        <w:spacing w:before="240" w:after="240"/>
        <w:ind w:left="426" w:hanging="426"/>
        <w:jc w:val="both"/>
      </w:pPr>
      <w:r>
        <w:lastRenderedPageBreak/>
        <w:t>C</w:t>
      </w:r>
      <w:del w:id="3" w:author="NH" w:date="2026-06-09T16:00:00Z" w16du:dateUtc="2026-06-09T16:00:00Z">
        <w:r w:rsidR="002D709F" w:rsidDel="002D709F">
          <w:delText>c</w:delText>
        </w:r>
      </w:del>
      <w:r w:rsidR="002D709F">
        <w:t xml:space="preserve">ena za provedení díla </w:t>
      </w:r>
      <w:r>
        <w:t>je specifikována v </w:t>
      </w:r>
      <w:r w:rsidR="00436BBB">
        <w:t>r</w:t>
      </w:r>
      <w:r>
        <w:t>ozpisu ceny Díla</w:t>
      </w:r>
      <w:r w:rsidR="002D709F">
        <w:t xml:space="preserve">, který je </w:t>
      </w:r>
      <w:r w:rsidR="002D709F" w:rsidRPr="149B9B18">
        <w:rPr>
          <w:b/>
          <w:bCs/>
        </w:rPr>
        <w:t>přílohou č. 1</w:t>
      </w:r>
      <w:r w:rsidR="002D709F">
        <w:t xml:space="preserve"> této smlouvy</w:t>
      </w:r>
      <w:r w:rsidR="00AD5287">
        <w:t>.</w:t>
      </w:r>
      <w:r>
        <w:t xml:space="preserve"> Cena Díla byla sjednána na základě rozsahu Díla specifikovaného ve Smlouvě a jejích přílohách. Cena Díla nezahrnuje práce, dodávky a služby, které nejsou výslovně zahrnuty do sjednaného rozsahu Díla, zejména práce vyvolané dodatečnými požadavky Objednatele, vadami nebo nedostatky podkladů poskytnutých Objednatelem, skrytými překážkami zjištěnými při provádění Díla nebo jinými okolnostmi, které Zhotovitel nemohl při uzavření Smlouvy rozumně předvídat.</w:t>
      </w:r>
      <w:r w:rsidR="007D4A1B">
        <w:t xml:space="preserve"> </w:t>
      </w:r>
    </w:p>
    <w:p w14:paraId="57336266" w14:textId="4A0FCABF" w:rsidR="007D4A1B" w:rsidRDefault="007D4A1B" w:rsidP="007D4A1B">
      <w:pPr>
        <w:pStyle w:val="ListParagraph"/>
        <w:numPr>
          <w:ilvl w:val="0"/>
          <w:numId w:val="25"/>
        </w:numPr>
        <w:spacing w:before="240" w:after="240"/>
        <w:ind w:left="426" w:hanging="426"/>
        <w:jc w:val="both"/>
      </w:pPr>
      <w:r>
        <w:t xml:space="preserve">Jakékoli práce, dodávky nebo služby nad rámec vymezeného rozsahu Díla (vícepráce) nejsou součástí ceny Díla. </w:t>
      </w:r>
      <w:r w:rsidR="00081BAD">
        <w:t>Požaduje-li Objednatel po uzavření Smlouvy změnu rozsahu Díla nebo provedení prací, dodávek či služeb nezahrnutých do rozsahu Díla, má Zhotovitel nárok na odpovídající zvýšení ceny Díla a přiměřené prodloužení termínu dokončení Díla.</w:t>
      </w:r>
    </w:p>
    <w:p w14:paraId="479CB4C8" w14:textId="0DD7837D" w:rsidR="0005108E" w:rsidRDefault="00081BAD" w:rsidP="0005108E">
      <w:pPr>
        <w:pStyle w:val="ListParagraph"/>
        <w:numPr>
          <w:ilvl w:val="0"/>
          <w:numId w:val="25"/>
        </w:numPr>
        <w:spacing w:before="240" w:after="240"/>
        <w:ind w:left="426" w:hanging="426"/>
        <w:jc w:val="both"/>
      </w:pPr>
      <w:r>
        <w:t>Zhotovitel je dále oprávněn požadovat přiměřené zvýšení ceny Díla a prodloužení termínu dokončení Díla také v případě, že se v průběhu provádění Díla vyskytnou okolnosti, které Zhotovitel nemohl při uzavření Smlouvy ani při vynaložení odborné péče rozumně předvídat a</w:t>
      </w:r>
      <w:r w:rsidR="00436BBB">
        <w:t> </w:t>
      </w:r>
      <w:r>
        <w:t>které mají prokazatelný vliv na náklady nebo dobu provádění Díla</w:t>
      </w:r>
      <w:r w:rsidR="0005108E">
        <w:t>.</w:t>
      </w:r>
    </w:p>
    <w:p w14:paraId="32A2C093" w14:textId="015254F7" w:rsidR="005A2C3B" w:rsidRDefault="005A2C3B" w:rsidP="00335949">
      <w:pPr>
        <w:pStyle w:val="ListParagraph"/>
        <w:numPr>
          <w:ilvl w:val="0"/>
          <w:numId w:val="25"/>
        </w:numPr>
        <w:spacing w:before="240" w:after="240"/>
        <w:ind w:left="426" w:hanging="426"/>
        <w:jc w:val="both"/>
      </w:pPr>
      <w:r>
        <w:t>Cena za provedení díla bude uhrazena takto:</w:t>
      </w:r>
    </w:p>
    <w:p w14:paraId="7BE8266F" w14:textId="79A45625" w:rsidR="00335949" w:rsidRPr="00335949" w:rsidRDefault="005A2C3B" w:rsidP="00335949">
      <w:pPr>
        <w:pStyle w:val="ListParagraph"/>
        <w:keepLines/>
        <w:numPr>
          <w:ilvl w:val="1"/>
          <w:numId w:val="10"/>
        </w:numPr>
        <w:ind w:left="993" w:hanging="426"/>
        <w:jc w:val="both"/>
        <w:rPr>
          <w:rFonts w:ascii="Arial" w:hAnsi="Arial" w:cs="Arial"/>
          <w:color w:val="000000"/>
          <w:sz w:val="24"/>
          <w:szCs w:val="24"/>
        </w:rPr>
      </w:pPr>
      <w:r w:rsidRPr="00475842">
        <w:t xml:space="preserve">První část ceny ve výši </w:t>
      </w:r>
      <w:r w:rsidR="00A90DA2" w:rsidRPr="00A90DA2">
        <w:rPr>
          <w:b/>
          <w:bCs/>
        </w:rPr>
        <w:t>{_1_Zalohova_94eb7}</w:t>
      </w:r>
      <w:r w:rsidR="00A90DA2">
        <w:t xml:space="preserve"> </w:t>
      </w:r>
      <w:r w:rsidRPr="00465193">
        <w:rPr>
          <w:b/>
          <w:bCs/>
        </w:rPr>
        <w:t>Kč</w:t>
      </w:r>
      <w:r w:rsidRPr="00475842">
        <w:t xml:space="preserve"> z ceny díla, jakožto zálohu, uhradí objednatel nejpozději do 14 dnů ode </w:t>
      </w:r>
      <w:r w:rsidR="00F6586A">
        <w:t xml:space="preserve">dne </w:t>
      </w:r>
      <w:r w:rsidR="00A90DA2" w:rsidRPr="00A90DA2">
        <w:rPr>
          <w:b/>
          <w:bCs/>
        </w:rPr>
        <w:t>{Termin_rea_c5929}</w:t>
      </w:r>
      <w:r w:rsidR="00A90DA2">
        <w:t xml:space="preserve"> na účet </w:t>
      </w:r>
      <w:r w:rsidRPr="00475842">
        <w:t xml:space="preserve">zhotovitele </w:t>
      </w:r>
      <w:r w:rsidRPr="00465193">
        <w:rPr>
          <w:b/>
          <w:bCs/>
        </w:rPr>
        <w:t xml:space="preserve">č.ú: </w:t>
      </w:r>
      <w:r w:rsidR="00FE27EF" w:rsidRPr="00465193">
        <w:rPr>
          <w:b/>
          <w:bCs/>
        </w:rPr>
        <w:t>25528622</w:t>
      </w:r>
      <w:r w:rsidR="00367A18" w:rsidRPr="00465193">
        <w:rPr>
          <w:b/>
          <w:bCs/>
        </w:rPr>
        <w:t>3/0600</w:t>
      </w:r>
      <w:r w:rsidRPr="00475842">
        <w:t xml:space="preserve">, vedený u </w:t>
      </w:r>
      <w:r w:rsidR="001050F9" w:rsidRPr="00475842">
        <w:t xml:space="preserve">MONETA MONEY BANK, </w:t>
      </w:r>
      <w:r w:rsidR="0064681C">
        <w:t>a</w:t>
      </w:r>
      <w:r w:rsidR="001050F9" w:rsidRPr="00475842">
        <w:t xml:space="preserve">. </w:t>
      </w:r>
      <w:r w:rsidR="0064681C">
        <w:t>s</w:t>
      </w:r>
      <w:r w:rsidR="001050F9" w:rsidRPr="00475842">
        <w:t>.</w:t>
      </w:r>
      <w:ins w:id="4" w:author="NH" w:date="2026-06-09T09:32:00Z">
        <w:r w:rsidR="00AD5287">
          <w:t>,</w:t>
        </w:r>
      </w:ins>
      <w:r w:rsidR="0044733B" w:rsidRPr="00475842">
        <w:t xml:space="preserve"> </w:t>
      </w:r>
      <w:r w:rsidRPr="00475842">
        <w:t>a to na základě zhotovitelem vystavené a objednateli doručené zálohové faktury</w:t>
      </w:r>
      <w:r w:rsidR="00335949">
        <w:t>.</w:t>
      </w:r>
    </w:p>
    <w:p w14:paraId="65A9329F" w14:textId="4B30CB8F" w:rsidR="00F921D6" w:rsidRPr="003B6BCB" w:rsidRDefault="00AD5287" w:rsidP="00335949">
      <w:pPr>
        <w:pStyle w:val="ListParagraph"/>
        <w:keepLines/>
        <w:numPr>
          <w:ilvl w:val="1"/>
          <w:numId w:val="10"/>
        </w:numPr>
        <w:ind w:left="993" w:hanging="426"/>
        <w:jc w:val="both"/>
        <w:rPr>
          <w:rFonts w:ascii="Arial" w:hAnsi="Arial" w:cs="Arial"/>
          <w:color w:val="000000"/>
          <w:sz w:val="24"/>
          <w:szCs w:val="24"/>
        </w:rPr>
      </w:pPr>
      <w:r>
        <w:t>Druhá část ceny ve výši</w:t>
      </w:r>
      <w:r w:rsidR="17BB6FB7">
        <w:t xml:space="preserve"> </w:t>
      </w:r>
      <w:r w:rsidR="00A90DA2" w:rsidRPr="149B9B18">
        <w:rPr>
          <w:b/>
          <w:bCs/>
        </w:rPr>
        <w:t>{Doplatek_3d201}</w:t>
      </w:r>
      <w:r w:rsidR="00F10DC6" w:rsidRPr="149B9B18">
        <w:rPr>
          <w:b/>
          <w:bCs/>
        </w:rPr>
        <w:t xml:space="preserve"> Kč</w:t>
      </w:r>
      <w:r w:rsidR="005A2C3B">
        <w:t>,</w:t>
      </w:r>
      <w:r>
        <w:t xml:space="preserve"> jakožto doplatek ceny</w:t>
      </w:r>
      <w:r w:rsidR="005A2C3B">
        <w:t xml:space="preserve"> </w:t>
      </w:r>
      <w:r>
        <w:t xml:space="preserve">díla </w:t>
      </w:r>
      <w:r w:rsidR="005A2C3B">
        <w:t xml:space="preserve">bude uhrazena nejpozději do </w:t>
      </w:r>
      <w:r w:rsidR="00A614A2">
        <w:t>7</w:t>
      </w:r>
      <w:r w:rsidR="005A2C3B">
        <w:t xml:space="preserve"> dnů ode dne zaslání konečného vyúčtování objednatel</w:t>
      </w:r>
      <w:r w:rsidR="00A614A2">
        <w:t>em</w:t>
      </w:r>
      <w:r w:rsidR="005A2C3B">
        <w:t xml:space="preserve"> na účet zhotovitele </w:t>
      </w:r>
      <w:r w:rsidR="005A2C3B" w:rsidRPr="149B9B18">
        <w:rPr>
          <w:b/>
          <w:bCs/>
        </w:rPr>
        <w:t xml:space="preserve">č.ú: </w:t>
      </w:r>
      <w:r w:rsidR="004862EB" w:rsidRPr="149B9B18">
        <w:rPr>
          <w:b/>
          <w:bCs/>
        </w:rPr>
        <w:t>255286223/0600</w:t>
      </w:r>
      <w:r w:rsidR="004862EB">
        <w:t>, vedený u MONETA MONEY BANK, a. s.</w:t>
      </w:r>
      <w:r w:rsidR="00965E47">
        <w:t xml:space="preserve">; </w:t>
      </w:r>
      <w:commentRangeStart w:id="5"/>
      <w:r w:rsidR="00965E47">
        <w:t>konečné vyúčtování vystaví Zhotovitel nejdříve v den dokončení Díla.</w:t>
      </w:r>
      <w:commentRangeEnd w:id="5"/>
      <w:r w:rsidR="000D2181" w:rsidRPr="003B6BCB">
        <w:rPr>
          <w:rStyle w:val="CommentReference"/>
          <w:rFonts w:ascii="Arial" w:hAnsi="Arial" w:cs="Arial"/>
          <w:color w:val="000000"/>
          <w:sz w:val="24"/>
          <w:szCs w:val="24"/>
        </w:rPr>
        <w:commentReference w:id="5"/>
      </w:r>
    </w:p>
    <w:p w14:paraId="57BBFA20" w14:textId="0B55C812" w:rsidR="003B6BCB" w:rsidRDefault="003B6BCB" w:rsidP="003B6BCB">
      <w:pPr>
        <w:pStyle w:val="ListParagraph"/>
        <w:numPr>
          <w:ilvl w:val="0"/>
          <w:numId w:val="25"/>
        </w:numPr>
        <w:spacing w:before="240" w:after="240"/>
        <w:ind w:left="426" w:hanging="426"/>
        <w:jc w:val="both"/>
      </w:pPr>
      <w:r>
        <w:t>V případě prodlení Objednatele s úhradou jakékoliv fakturované částky za Dílo se Objednatel zavazuje Zhotoviteli uhradit smluvní pokutu ve výši 0,</w:t>
      </w:r>
      <w:r w:rsidR="6FDD65C2">
        <w:t>1</w:t>
      </w:r>
      <w:r>
        <w:t xml:space="preserve"> % z dlužné částky bez DPH za každý započatý den prodlení. Tímto ustanovením není dotčen nárok Zhotovitele na náhradu škody. </w:t>
      </w:r>
    </w:p>
    <w:p w14:paraId="7533F775" w14:textId="1A667578" w:rsidR="00F921D6" w:rsidRPr="004862EB" w:rsidRDefault="00C97253" w:rsidP="00EA7994">
      <w:pPr>
        <w:pStyle w:val="ListParagraph"/>
        <w:tabs>
          <w:tab w:val="left" w:pos="6315"/>
        </w:tabs>
        <w:ind w:left="1440"/>
        <w:jc w:val="both"/>
        <w:rPr>
          <w:b/>
          <w:bCs/>
        </w:rPr>
      </w:pPr>
      <w:r>
        <w:rPr>
          <w:b/>
          <w:bCs/>
        </w:rPr>
        <w:tab/>
      </w:r>
    </w:p>
    <w:p w14:paraId="35166BC9" w14:textId="70C6CE6D" w:rsidR="00F921D6" w:rsidRPr="00CC09F7" w:rsidRDefault="005A2C3B" w:rsidP="00335949">
      <w:pPr>
        <w:pStyle w:val="ListParagraph"/>
        <w:numPr>
          <w:ilvl w:val="0"/>
          <w:numId w:val="10"/>
        </w:numPr>
        <w:ind w:left="426" w:hanging="426"/>
        <w:jc w:val="center"/>
        <w:rPr>
          <w:b/>
          <w:bCs/>
        </w:rPr>
      </w:pPr>
      <w:r w:rsidRPr="003B3005">
        <w:rPr>
          <w:b/>
          <w:bCs/>
        </w:rPr>
        <w:t>Doba plnění a předání díla</w:t>
      </w:r>
    </w:p>
    <w:p w14:paraId="06EA4CBE" w14:textId="325456B2" w:rsidR="00335949" w:rsidRPr="00335949" w:rsidRDefault="005A2C3B" w:rsidP="00335949">
      <w:pPr>
        <w:pStyle w:val="ListParagraph"/>
        <w:numPr>
          <w:ilvl w:val="0"/>
          <w:numId w:val="14"/>
        </w:numPr>
        <w:spacing w:before="240" w:after="240"/>
        <w:ind w:left="426" w:hanging="426"/>
        <w:jc w:val="both"/>
      </w:pPr>
      <w:r>
        <w:t xml:space="preserve">Zhotovitel se zavazuje na základě této smlouvy </w:t>
      </w:r>
      <w:r w:rsidR="00D601ED">
        <w:t xml:space="preserve">dokončit </w:t>
      </w:r>
      <w:r>
        <w:t>dílo nejdéle</w:t>
      </w:r>
      <w:r w:rsidR="00A90DA2">
        <w:t xml:space="preserve"> </w:t>
      </w:r>
      <w:r w:rsidR="00A90DA2" w:rsidRPr="149B9B18">
        <w:rPr>
          <w:b/>
          <w:bCs/>
        </w:rPr>
        <w:t>{Platebni_p_0757d}</w:t>
      </w:r>
      <w:r w:rsidR="00CD0312" w:rsidRPr="149B9B18">
        <w:rPr>
          <w:b/>
          <w:bCs/>
        </w:rPr>
        <w:t>.</w:t>
      </w:r>
    </w:p>
    <w:p w14:paraId="64CD4430" w14:textId="77777777" w:rsidR="00335949" w:rsidRDefault="005A2C3B" w:rsidP="00335949">
      <w:pPr>
        <w:pStyle w:val="ListParagraph"/>
        <w:numPr>
          <w:ilvl w:val="0"/>
          <w:numId w:val="14"/>
        </w:numPr>
        <w:spacing w:before="240" w:after="240"/>
        <w:ind w:left="426" w:hanging="426"/>
        <w:jc w:val="both"/>
      </w:pPr>
      <w:r w:rsidRPr="00D96EDC">
        <w:t xml:space="preserve">Smluvní strany si ujednaly, že zhotovitel není povinen začít s prováděním díla, dokud objednatel neuhradí první část ceny díla (záloha) dle článku II. odst. </w:t>
      </w:r>
      <w:r w:rsidR="00D532B9">
        <w:t>4</w:t>
      </w:r>
      <w:r w:rsidR="00D96EDC">
        <w:t>.</w:t>
      </w:r>
      <w:r w:rsidRPr="00D96EDC">
        <w:t xml:space="preserve"> písm. a) této smlouvy.</w:t>
      </w:r>
      <w:r>
        <w:t xml:space="preserve"> </w:t>
      </w:r>
    </w:p>
    <w:p w14:paraId="5BB98F85" w14:textId="7F9E3B1A" w:rsidR="00335949" w:rsidRDefault="005A2C3B" w:rsidP="00335949">
      <w:pPr>
        <w:pStyle w:val="ListParagraph"/>
        <w:numPr>
          <w:ilvl w:val="0"/>
          <w:numId w:val="14"/>
        </w:numPr>
        <w:spacing w:before="240" w:after="240"/>
        <w:ind w:left="426" w:hanging="426"/>
        <w:jc w:val="both"/>
      </w:pPr>
      <w:r>
        <w:t>Objednatel bere na vědomí, že provádění díla není možné při nevhodných klimatických podmínkách. Pokud nastanou podmínky pro provádění díla nevhodné, neběží po dobu jejich trvání lhůta k provedení díla dle odst. 1 tohoto článku</w:t>
      </w:r>
      <w:r w:rsidR="00C31301">
        <w:t>, resp. datum dokončení díla se posunuje o</w:t>
      </w:r>
      <w:r w:rsidR="00DB7189">
        <w:t> </w:t>
      </w:r>
      <w:r w:rsidR="00C31301">
        <w:t>tolik dnů, o kolik nebylo možné provádět práce na díle</w:t>
      </w:r>
      <w:r>
        <w:t>. Za nevhodné klimatické podmínky se považuje silný vítr, mráz, nebo příliš vysoké teploty.</w:t>
      </w:r>
      <w:r w:rsidR="00A90DA2">
        <w:t xml:space="preserve"> Aplikace PUR pěny je možná pouze v případě, že venkovní teplota v průběhu dne </w:t>
      </w:r>
      <w:r w:rsidR="000B14F3">
        <w:t>přesahuje</w:t>
      </w:r>
      <w:r w:rsidR="00A90DA2">
        <w:t xml:space="preserve"> 5 stupňů Celsia.</w:t>
      </w:r>
      <w:r>
        <w:t xml:space="preserve"> Zhotovitel si vyhrazuje právo posoudit vhodnost klimatických podmínek pro provádění díla a v případě nevhodnosti klimatických podmínek o tom vyrozumí objednatele a zároveň jej informuje, kdy je předpoklad opětovného zahájení provádění díla. </w:t>
      </w:r>
    </w:p>
    <w:p w14:paraId="475F3377" w14:textId="77777777" w:rsidR="00C614F7" w:rsidRDefault="005A2C3B" w:rsidP="00C614F7">
      <w:pPr>
        <w:pStyle w:val="ListParagraph"/>
        <w:numPr>
          <w:ilvl w:val="0"/>
          <w:numId w:val="14"/>
        </w:numPr>
        <w:spacing w:before="240" w:after="240"/>
        <w:ind w:left="426" w:hanging="426"/>
        <w:jc w:val="both"/>
      </w:pPr>
      <w:r>
        <w:t>Dílo je dokončeno předvedením jeho způsobilosti sloužit svému účelu. Zhotovitel se zavazuje po dokončení díla toto dílo protokolárně předat objednateli bez závad a nedodělků.</w:t>
      </w:r>
      <w:ins w:id="6" w:author="NH" w:date="2026-06-09T09:48:00Z">
        <w:r w:rsidR="00C614F7">
          <w:t xml:space="preserve"> </w:t>
        </w:r>
      </w:ins>
    </w:p>
    <w:p w14:paraId="5C786ACD" w14:textId="4CA69966" w:rsidR="003528A5" w:rsidRPr="00C614F7" w:rsidRDefault="005A2C3B" w:rsidP="00C614F7">
      <w:pPr>
        <w:pStyle w:val="ListParagraph"/>
        <w:numPr>
          <w:ilvl w:val="0"/>
          <w:numId w:val="14"/>
        </w:numPr>
        <w:spacing w:before="240" w:after="240"/>
        <w:ind w:left="426" w:hanging="426"/>
        <w:jc w:val="both"/>
      </w:pPr>
      <w:r>
        <w:t xml:space="preserve">Objednatel má povinnost protokolárně převzít od zhotovitele dílo v místě plnění, jestliže nevykazuje vady nebo nedodělky bránící jeho řádnému užívání. </w:t>
      </w:r>
    </w:p>
    <w:p w14:paraId="0BE40A84" w14:textId="14BA0B11" w:rsidR="003528A5" w:rsidRDefault="005A2C3B" w:rsidP="00335949">
      <w:pPr>
        <w:pStyle w:val="ListParagraph"/>
        <w:numPr>
          <w:ilvl w:val="0"/>
          <w:numId w:val="14"/>
        </w:numPr>
        <w:spacing w:before="240" w:after="240"/>
        <w:ind w:left="426" w:hanging="426"/>
        <w:jc w:val="both"/>
      </w:pPr>
      <w:r>
        <w:t xml:space="preserve">Předání a převzetí díla bude písemně potvrzeno podpisem předávacího protokolu oběma smluvními stranami. Smluvní strany jsou povinny poskytnout si pro protokolární předání a převzetí díla veškerou potřebnou součinnost. Dílo se považuje za dokončené a předané dnem podpisu předávacího protokolu oběma smluvními stranami, nebo ke dni, ke kterému byl objednatel vyzván </w:t>
      </w:r>
      <w:r>
        <w:lastRenderedPageBreak/>
        <w:t>k podpisu předávacího protokolu, načež odmítl poskytnout součinnost nutnou k protokolárnímu předání a převzetí díla.</w:t>
      </w:r>
    </w:p>
    <w:p w14:paraId="2AA2CB1F" w14:textId="556A2FCA" w:rsidR="003528A5" w:rsidRDefault="005A2C3B" w:rsidP="00335949">
      <w:pPr>
        <w:pStyle w:val="ListParagraph"/>
        <w:numPr>
          <w:ilvl w:val="0"/>
          <w:numId w:val="14"/>
        </w:numPr>
        <w:spacing w:before="240" w:after="240"/>
        <w:ind w:left="426" w:hanging="426"/>
        <w:jc w:val="both"/>
      </w:pPr>
      <w:r>
        <w:t xml:space="preserve">Případné vady a nedodělky, nebránící řádnému užívání díla, budou uvedeny v předávacím protokolu s určením způsobu a termínu jejich odstranění. Vytkne-li objednatel dílu vady nebo nedodělky a tyto uvede v předávacím protokolu, </w:t>
      </w:r>
      <w:r w:rsidR="000B14F3">
        <w:t>sepíšou</w:t>
      </w:r>
      <w:r>
        <w:t xml:space="preserve"> strany předávací protokol opětovně po odstranění těchto nedodělků a vad. </w:t>
      </w:r>
    </w:p>
    <w:p w14:paraId="4AD389C1" w14:textId="77777777" w:rsidR="00F921D6" w:rsidRDefault="00F921D6" w:rsidP="00EA7994">
      <w:pPr>
        <w:pStyle w:val="ListParagraph"/>
        <w:jc w:val="both"/>
      </w:pPr>
    </w:p>
    <w:p w14:paraId="7930F083" w14:textId="44F5A79C" w:rsidR="003528A5" w:rsidRPr="00B10753" w:rsidRDefault="005A2C3B" w:rsidP="00335949">
      <w:pPr>
        <w:pStyle w:val="ListParagraph"/>
        <w:numPr>
          <w:ilvl w:val="0"/>
          <w:numId w:val="10"/>
        </w:numPr>
        <w:ind w:left="426" w:hanging="426"/>
        <w:jc w:val="center"/>
        <w:rPr>
          <w:b/>
          <w:bCs/>
        </w:rPr>
      </w:pPr>
      <w:r w:rsidRPr="00B10753">
        <w:rPr>
          <w:b/>
          <w:bCs/>
        </w:rPr>
        <w:t>Práva a povinnosti stran</w:t>
      </w:r>
    </w:p>
    <w:p w14:paraId="1C35FC99" w14:textId="77777777" w:rsidR="00335949" w:rsidRDefault="005A2C3B" w:rsidP="00335949">
      <w:pPr>
        <w:pStyle w:val="ListParagraph"/>
        <w:numPr>
          <w:ilvl w:val="0"/>
          <w:numId w:val="27"/>
        </w:numPr>
        <w:spacing w:before="240" w:after="240"/>
        <w:ind w:left="426" w:hanging="426"/>
        <w:jc w:val="both"/>
      </w:pPr>
      <w:r w:rsidRPr="005871F6">
        <w:t>Objednatel se zavazuje s dostatečným předstihem před a během provádění díla zajistit stavební připravenost místa plnění</w:t>
      </w:r>
      <w:r w:rsidR="00175849" w:rsidRPr="005871F6">
        <w:t>. Stavební připraveností se rozumí</w:t>
      </w:r>
      <w:r w:rsidR="00FC7F75" w:rsidRPr="005871F6">
        <w:t xml:space="preserve"> především</w:t>
      </w:r>
      <w:r w:rsidR="00175849" w:rsidRPr="005871F6">
        <w:t xml:space="preserve"> vyklizení prostoru</w:t>
      </w:r>
      <w:r w:rsidR="00FC7F75" w:rsidRPr="005871F6">
        <w:t>, ve kterém bude zhotovitel provádět předmět plnění</w:t>
      </w:r>
      <w:r w:rsidR="0011388B" w:rsidRPr="005871F6">
        <w:t xml:space="preserve"> a zajištění volného přístupu k místu plnění.</w:t>
      </w:r>
      <w:r w:rsidRPr="005871F6">
        <w:t xml:space="preserve"> Objednatel se zavazuje poskytovat zhotoviteli při dodání a instalaci díla veškerou potřebnou součinnost, umožnit mu přístup do všech částí místa plnění, umožnit mu</w:t>
      </w:r>
      <w:r w:rsidR="00CC09F7">
        <w:t xml:space="preserve"> </w:t>
      </w:r>
      <w:r w:rsidRPr="005871F6">
        <w:t xml:space="preserve">nezbytné technické zásahy a umístění pracovních zařízení včetně jejich používání na místě plnění. </w:t>
      </w:r>
    </w:p>
    <w:p w14:paraId="7DADDB8F" w14:textId="77777777" w:rsidR="00B16A8A" w:rsidRDefault="005A2C3B" w:rsidP="00B16A8A">
      <w:pPr>
        <w:pStyle w:val="ListParagraph"/>
        <w:numPr>
          <w:ilvl w:val="0"/>
          <w:numId w:val="27"/>
        </w:numPr>
        <w:spacing w:before="240" w:after="240"/>
        <w:ind w:left="426" w:hanging="426"/>
        <w:jc w:val="both"/>
      </w:pPr>
      <w:r>
        <w:t xml:space="preserve">Smluvní strany se zavazují komunikovat ohledně záležitostí týkajících se této smlouvy v písemné formě, není-li v této smlouvě uvedeno jinak. </w:t>
      </w:r>
    </w:p>
    <w:p w14:paraId="4237612E" w14:textId="2A078609" w:rsidR="003528A5" w:rsidRDefault="00CC09F7" w:rsidP="00B16A8A">
      <w:pPr>
        <w:pStyle w:val="ListParagraph"/>
        <w:numPr>
          <w:ilvl w:val="0"/>
          <w:numId w:val="27"/>
        </w:numPr>
        <w:spacing w:before="240" w:after="240"/>
        <w:ind w:left="426" w:hanging="426"/>
        <w:jc w:val="both"/>
      </w:pPr>
      <w:r>
        <w:t>O</w:t>
      </w:r>
      <w:r w:rsidR="005A2C3B">
        <w:t xml:space="preserve">bjednatel prohlašuje, že: </w:t>
      </w:r>
    </w:p>
    <w:p w14:paraId="1E0D483C" w14:textId="7A543719" w:rsidR="003528A5" w:rsidRDefault="005A2C3B" w:rsidP="00EA7994">
      <w:pPr>
        <w:pStyle w:val="ListParagraph"/>
        <w:numPr>
          <w:ilvl w:val="1"/>
          <w:numId w:val="10"/>
        </w:numPr>
        <w:jc w:val="both"/>
      </w:pPr>
      <w:r>
        <w:t>je oprávněn nakládat s místem plnění v souladu s touto smlouvou, umožnit dodání a instalaci díla na místě plnění a umožnit zhotoviteli přístup do všech částí místa plnění,</w:t>
      </w:r>
    </w:p>
    <w:p w14:paraId="4A46F36B" w14:textId="02155BF4" w:rsidR="003528A5" w:rsidRDefault="005A2C3B" w:rsidP="00EA7994">
      <w:pPr>
        <w:pStyle w:val="ListParagraph"/>
        <w:numPr>
          <w:ilvl w:val="1"/>
          <w:numId w:val="10"/>
        </w:numPr>
        <w:jc w:val="both"/>
      </w:pPr>
      <w:r>
        <w:t>proti majetku objednatele není nařízena exekuce, není omezen v nakládání s místem plnění exekutorským ani soudcovským zástavním právem, nebyl vydán příkaz k prodeji místa plnění, a ani jinak není omezen v nakládání s místem plnění tak, že by nebylo možné provést dílo dle této smlouvy</w:t>
      </w:r>
      <w:r w:rsidR="00B16A8A">
        <w:t>.</w:t>
      </w:r>
    </w:p>
    <w:p w14:paraId="42D489F1" w14:textId="5F33C091" w:rsidR="003528A5" w:rsidRDefault="005A2C3B" w:rsidP="00335949">
      <w:pPr>
        <w:pStyle w:val="ListParagraph"/>
        <w:numPr>
          <w:ilvl w:val="0"/>
          <w:numId w:val="27"/>
        </w:numPr>
        <w:spacing w:before="240" w:after="240"/>
        <w:ind w:left="426" w:hanging="426"/>
        <w:jc w:val="both"/>
      </w:pPr>
      <w:r>
        <w:t>Strany se dohodly, že vlastnické právo k dílu přejde na objednatele okamžikem úplného zaplacení ceny díla dle článku II. této smlouvy, nebo převzetím díla bez vad a nedodělků na základě předávacího protokolu, a to okamžikem, který nastane později.</w:t>
      </w:r>
    </w:p>
    <w:p w14:paraId="5BD30022" w14:textId="1CD303A5" w:rsidR="003528A5" w:rsidRDefault="005A2C3B" w:rsidP="00335949">
      <w:pPr>
        <w:pStyle w:val="ListParagraph"/>
        <w:numPr>
          <w:ilvl w:val="0"/>
          <w:numId w:val="27"/>
        </w:numPr>
        <w:spacing w:before="240" w:after="240"/>
        <w:ind w:left="426" w:hanging="426"/>
        <w:jc w:val="both"/>
      </w:pPr>
      <w:r>
        <w:t>Zhotovitel se zavazuje provést pro objednatele dílo s využitím vlastních kapacit, nebo s využitím zhotovitelem určených třetích osob, s čímž objednatel souhlasí. Tyto třetí osoby (dále jen jako „</w:t>
      </w:r>
      <w:r w:rsidRPr="00F92233">
        <w:rPr>
          <w:b/>
          <w:bCs/>
        </w:rPr>
        <w:t>subdodavatelé</w:t>
      </w:r>
      <w:r>
        <w:t>“) se budou podílet na provedení celého díla, nebo jen části díla, a to vždy výhradně v rozsahu určeném zhotovitelem. Subdodavatelé určení zhotovitelem k provedení díla budou vždy odborně způsobilými osobami k provedení díla či jeho části.</w:t>
      </w:r>
    </w:p>
    <w:p w14:paraId="7D1B71D8" w14:textId="113E0F0F" w:rsidR="003528A5" w:rsidRDefault="005A2C3B" w:rsidP="00335949">
      <w:pPr>
        <w:pStyle w:val="ListParagraph"/>
        <w:numPr>
          <w:ilvl w:val="0"/>
          <w:numId w:val="27"/>
        </w:numPr>
        <w:spacing w:before="240" w:after="240"/>
        <w:ind w:left="426" w:hanging="426"/>
        <w:jc w:val="both"/>
      </w:pPr>
      <w:r>
        <w:t xml:space="preserve">Zhotovitel odpovídá v plném rozsahu za veškeré činnosti a práce vykonané subdodavateli, a to na jakékoliv části díla. </w:t>
      </w:r>
    </w:p>
    <w:p w14:paraId="2ADCDFAE" w14:textId="0924EB4A" w:rsidR="00403E2F" w:rsidRDefault="00403E2F" w:rsidP="00335949">
      <w:pPr>
        <w:pStyle w:val="ListParagraph"/>
        <w:numPr>
          <w:ilvl w:val="0"/>
          <w:numId w:val="27"/>
        </w:numPr>
        <w:spacing w:before="240" w:after="240"/>
        <w:ind w:left="426" w:hanging="426"/>
        <w:jc w:val="both"/>
      </w:pPr>
      <w:r>
        <w:t xml:space="preserve">Objednatel se zavazuje s dostatečným předstihem před a během provádění díla zajistit stavební připravenost místa plnění. </w:t>
      </w:r>
      <w:r w:rsidR="000B14F3" w:rsidRPr="000B14F3">
        <w:rPr>
          <w:b/>
          <w:bCs/>
        </w:rPr>
        <w:t>{Stavebni_p_5c162}</w:t>
      </w:r>
      <w:r w:rsidR="000B14F3">
        <w:t xml:space="preserve"> </w:t>
      </w:r>
      <w:r>
        <w:t>Objednatel se zavazuje poskytovat zhotoviteli při dodání a instalaci díla veškerou potřebnou součinnost, umožnit mu přístup do všech částí místa plnění, umožnit mu nezbytné technické zásahy a umístění pracovních zařízení včetně jejich používání na místě plnění. Pokud si zajištění stavební připravenosti místa plnění objednatel objednal u zhotovitele, tak jak je případně uvedeno v základním položkovém rozpočtu, jež tvoří, jakožto příloha č. 1, nedílnou součást této smlouvy, tak se věta první tohoto odstavce neaplikuje</w:t>
      </w:r>
    </w:p>
    <w:p w14:paraId="082C385D" w14:textId="77777777" w:rsidR="00C31301" w:rsidRDefault="00AB1453" w:rsidP="00C31301">
      <w:pPr>
        <w:pStyle w:val="ListParagraph"/>
        <w:numPr>
          <w:ilvl w:val="0"/>
          <w:numId w:val="27"/>
        </w:numPr>
        <w:spacing w:before="240" w:after="240"/>
        <w:ind w:left="426" w:hanging="426"/>
        <w:jc w:val="both"/>
      </w:pPr>
      <w:r>
        <w:t xml:space="preserve">Objednatel má povinnost písemně informovat zhotovitele o doručení rozhodnutí o schválení nebo neschválení dotace z programu Nová zelená </w:t>
      </w:r>
      <w:r w:rsidR="000B14F3">
        <w:t>úsporám,</w:t>
      </w:r>
      <w:r>
        <w:t xml:space="preserve"> a to bez zbytečného odkladu po jeho doručení objednateli, pokud nebylo doručováno přímo zhotoviteli.</w:t>
      </w:r>
    </w:p>
    <w:p w14:paraId="7E41F87C" w14:textId="734B85FC" w:rsidR="00CC09F7" w:rsidRDefault="00C31301" w:rsidP="00C31301">
      <w:pPr>
        <w:pStyle w:val="ListParagraph"/>
        <w:numPr>
          <w:ilvl w:val="0"/>
          <w:numId w:val="27"/>
        </w:numPr>
        <w:spacing w:before="240" w:after="240"/>
        <w:ind w:left="426" w:hanging="426"/>
        <w:jc w:val="both"/>
      </w:pPr>
      <w:r>
        <w:t xml:space="preserve">Je-li Objednatel v prodlení s poskytnutím součinnosti potřebné k řádnému provedení </w:t>
      </w:r>
      <w:r w:rsidR="003B6BCB">
        <w:t>D</w:t>
      </w:r>
      <w:r>
        <w:t xml:space="preserve">íla, není Zhotovitel po dobu trvání takového prodlení Objednatele v prodlení s prováděním ani dokončením Díla. Termín dokončení Díla se v takovém případě automaticky prodlužuje nejméně o dobu trvání prodlení Objednatele s poskytnutím součinnosti, a dále o dobu přiměřeně potřebnou k obnovení a navázání prací Zhotovitele po odpadnutí překážky způsobené prodlením </w:t>
      </w:r>
      <w:r>
        <w:lastRenderedPageBreak/>
        <w:t>Objednatele. Zhotovitel není odpovědný za škodu ani jiné následky vzniklé v důsledku prodlení Objednatele s poskytnutím součinnosti.</w:t>
      </w:r>
    </w:p>
    <w:p w14:paraId="7A3CB66D" w14:textId="77777777" w:rsidR="00C31301" w:rsidRDefault="00C31301" w:rsidP="00C31301">
      <w:pPr>
        <w:pStyle w:val="ListParagraph"/>
        <w:spacing w:before="240" w:after="240"/>
        <w:ind w:left="426"/>
        <w:jc w:val="both"/>
      </w:pPr>
    </w:p>
    <w:p w14:paraId="0B529F2E" w14:textId="51EFFC9E" w:rsidR="003528A5" w:rsidRPr="00FF00D4" w:rsidRDefault="005A2C3B" w:rsidP="00335949">
      <w:pPr>
        <w:pStyle w:val="ListParagraph"/>
        <w:numPr>
          <w:ilvl w:val="0"/>
          <w:numId w:val="10"/>
        </w:numPr>
        <w:ind w:left="426" w:hanging="426"/>
        <w:jc w:val="center"/>
        <w:rPr>
          <w:b/>
          <w:bCs/>
        </w:rPr>
      </w:pPr>
      <w:r w:rsidRPr="00FF00D4">
        <w:rPr>
          <w:b/>
          <w:bCs/>
        </w:rPr>
        <w:t>Odstoupení od smlouvy</w:t>
      </w:r>
    </w:p>
    <w:p w14:paraId="384FBAF2" w14:textId="127C509B" w:rsidR="0057753E" w:rsidRDefault="005A2C3B" w:rsidP="00335949">
      <w:pPr>
        <w:pStyle w:val="ListParagraph"/>
        <w:numPr>
          <w:ilvl w:val="0"/>
          <w:numId w:val="28"/>
        </w:numPr>
        <w:spacing w:before="240" w:after="240"/>
        <w:ind w:left="426" w:hanging="426"/>
        <w:jc w:val="both"/>
      </w:pPr>
      <w:r>
        <w:t>Zhotovitel je oprávněn odstoupit od této smlouvy</w:t>
      </w:r>
      <w:r w:rsidR="007E7C61">
        <w:t xml:space="preserve"> v případě, že</w:t>
      </w:r>
      <w:r w:rsidR="0057753E">
        <w:t>:</w:t>
      </w:r>
    </w:p>
    <w:p w14:paraId="7B904AA0" w14:textId="2E610BA7" w:rsidR="007E7C61" w:rsidRDefault="007E7C61" w:rsidP="00710AA1">
      <w:pPr>
        <w:pStyle w:val="ListParagraph"/>
        <w:numPr>
          <w:ilvl w:val="1"/>
          <w:numId w:val="10"/>
        </w:numPr>
        <w:spacing w:after="240"/>
        <w:ind w:left="1134" w:hanging="425"/>
        <w:jc w:val="both"/>
      </w:pPr>
      <w:r>
        <w:t>je Objednatel v prodlení s úhradou jakékoli části Ceny Díla po dobu delší než 30 dnů a tuto část Díla neuhradí ani do 30 dnů od doručení písemné výzvy Zhotovitele k její úhradě;</w:t>
      </w:r>
    </w:p>
    <w:p w14:paraId="115FA262" w14:textId="5DCF811F" w:rsidR="003528A5" w:rsidRDefault="005A2C3B" w:rsidP="00710AA1">
      <w:pPr>
        <w:pStyle w:val="ListParagraph"/>
        <w:numPr>
          <w:ilvl w:val="1"/>
          <w:numId w:val="10"/>
        </w:numPr>
        <w:spacing w:after="240"/>
        <w:ind w:left="1134" w:hanging="425"/>
        <w:jc w:val="both"/>
      </w:pPr>
      <w:r>
        <w:t xml:space="preserve">neposkytne-li objednatel k provedení díla nutnou součinnost, a to ani v dodatečné lhůtě mu poskytnuté zhotovitelem ke splnění jeho povinnosti, která nesmí být kratší než </w:t>
      </w:r>
      <w:r w:rsidR="00395389">
        <w:t>5</w:t>
      </w:r>
      <w:r>
        <w:t xml:space="preserve"> pracovní</w:t>
      </w:r>
      <w:r w:rsidR="006D3E6D">
        <w:t>ch</w:t>
      </w:r>
      <w:r>
        <w:t xml:space="preserve"> dn</w:t>
      </w:r>
      <w:r w:rsidR="006D3456">
        <w:t>í</w:t>
      </w:r>
      <w:r>
        <w:t xml:space="preserve">; stane-li se tak před zahájením montážních prací na místě plnění, zavazuje se objednatel zhotoviteli uhradit částku ve </w:t>
      </w:r>
      <w:r w:rsidRPr="00154F83">
        <w:t xml:space="preserve">výši </w:t>
      </w:r>
      <w:r w:rsidR="009B7C30">
        <w:t>3</w:t>
      </w:r>
      <w:r w:rsidR="001D4033" w:rsidRPr="00154F83">
        <w:t>0</w:t>
      </w:r>
      <w:r w:rsidRPr="00154F83">
        <w:t xml:space="preserve">.000,- </w:t>
      </w:r>
      <w:r>
        <w:t>Kč, jakožto paušalizované náklady zhotovitele vynaložené za činnosti zhotovitele ke zhotovení díla, a to do 14 dnů ode dne obdržení odstoupení od smlouvy a faktury, jež obdrží objednatel od zhotovitele k uhrazení paušalizovaných nákladů</w:t>
      </w:r>
      <w:r w:rsidR="003C0BC6">
        <w:t>,</w:t>
      </w:r>
    </w:p>
    <w:p w14:paraId="13ACC1AF" w14:textId="4D859523" w:rsidR="00AB1453" w:rsidRDefault="00AB1453" w:rsidP="00710AA1">
      <w:pPr>
        <w:pStyle w:val="ListParagraph"/>
        <w:numPr>
          <w:ilvl w:val="1"/>
          <w:numId w:val="10"/>
        </w:numPr>
        <w:spacing w:after="240"/>
        <w:ind w:left="1134" w:hanging="425"/>
        <w:jc w:val="both"/>
      </w:pPr>
      <w:r>
        <w:t xml:space="preserve">objednateli </w:t>
      </w:r>
      <w:r w:rsidR="005E35C0">
        <w:t>bude</w:t>
      </w:r>
      <w:r>
        <w:t xml:space="preserve"> </w:t>
      </w:r>
      <w:r w:rsidR="005E35C0">
        <w:t>schválena nižší</w:t>
      </w:r>
      <w:r w:rsidR="008E14A1">
        <w:t xml:space="preserve"> výše podpory v rámci </w:t>
      </w:r>
      <w:r w:rsidR="005E35C0">
        <w:t xml:space="preserve">dotačního </w:t>
      </w:r>
      <w:r>
        <w:t xml:space="preserve">programu Nová zelená úsporám </w:t>
      </w:r>
      <w:r w:rsidR="005E35C0">
        <w:t xml:space="preserve">Light </w:t>
      </w:r>
      <w:r>
        <w:t xml:space="preserve">dle </w:t>
      </w:r>
      <w:r w:rsidR="005E35C0">
        <w:t xml:space="preserve">Přílohy 1 </w:t>
      </w:r>
      <w:r>
        <w:t xml:space="preserve">této smlouvy. </w:t>
      </w:r>
    </w:p>
    <w:p w14:paraId="5BA49184" w14:textId="77777777" w:rsidR="00AB1453" w:rsidRDefault="00AB1453" w:rsidP="00EA7994">
      <w:pPr>
        <w:pStyle w:val="ListParagraph"/>
        <w:spacing w:after="240"/>
        <w:ind w:left="1434"/>
        <w:jc w:val="both"/>
      </w:pPr>
    </w:p>
    <w:p w14:paraId="08200049" w14:textId="77777777" w:rsidR="006850B1" w:rsidRDefault="005A2C3B" w:rsidP="00335949">
      <w:pPr>
        <w:pStyle w:val="ListParagraph"/>
        <w:numPr>
          <w:ilvl w:val="0"/>
          <w:numId w:val="28"/>
        </w:numPr>
        <w:spacing w:before="240" w:after="240"/>
        <w:ind w:left="426" w:hanging="426"/>
        <w:jc w:val="both"/>
      </w:pPr>
      <w:r>
        <w:t>Objednatel je oprávněn odstoupit od této smlouvy</w:t>
      </w:r>
      <w:r w:rsidR="006850B1">
        <w:t>:</w:t>
      </w:r>
    </w:p>
    <w:p w14:paraId="06A167D4" w14:textId="5F492985" w:rsidR="009E54B3" w:rsidRDefault="00286B68" w:rsidP="009E54B3">
      <w:pPr>
        <w:pStyle w:val="ListParagraph"/>
        <w:numPr>
          <w:ilvl w:val="0"/>
          <w:numId w:val="18"/>
        </w:numPr>
        <w:ind w:left="1134" w:hanging="425"/>
        <w:jc w:val="both"/>
      </w:pPr>
      <w:r>
        <w:t>Objednatel je kromě zákonných důvodů pro odstoupení oprávněn od této Smlouvy</w:t>
      </w:r>
      <w:r w:rsidR="00271D8A">
        <w:t xml:space="preserve"> </w:t>
      </w:r>
      <w:r>
        <w:t>odstoupit v případě, že</w:t>
      </w:r>
      <w:r w:rsidR="00271D8A">
        <w:t xml:space="preserve"> </w:t>
      </w:r>
      <w:r>
        <w:t>je Zhotovitel v prodlení se zhotovením Díla po dobu delší než 30 dnů a toto prodlení nenapraví ani do 30 dnů od doručení písemné výzvy</w:t>
      </w:r>
      <w:r w:rsidR="00010524">
        <w:t xml:space="preserve"> </w:t>
      </w:r>
      <w:r>
        <w:t>Objednatele k</w:t>
      </w:r>
      <w:r w:rsidR="009E54B3">
        <w:t> </w:t>
      </w:r>
      <w:r>
        <w:t>nápravě</w:t>
      </w:r>
      <w:r w:rsidR="009E54B3">
        <w:t>,</w:t>
      </w:r>
    </w:p>
    <w:p w14:paraId="2014A912" w14:textId="092FB78E" w:rsidR="003528A5" w:rsidRDefault="005A2C3B" w:rsidP="009E54B3">
      <w:pPr>
        <w:pStyle w:val="ListParagraph"/>
        <w:numPr>
          <w:ilvl w:val="0"/>
          <w:numId w:val="18"/>
        </w:numPr>
        <w:ind w:left="1134" w:hanging="425"/>
        <w:jc w:val="both"/>
      </w:pPr>
      <w:r>
        <w:t xml:space="preserve">vykazuje-li dílo vady či nedodělky bránící řádnému užívání díla v souladu s předmětem této dohody a nedojde-li k odstranění těchto vad či nedodělků zhotovitelem ve lhůtě 30 dnů ode dne, kdy uplynula lhůta k provedení díla, případně do 30 dnů ode dne sepsání předávacího protokolu, přičemž se uplatní lhůta, která končí později. </w:t>
      </w:r>
    </w:p>
    <w:p w14:paraId="5F34C7B9" w14:textId="17D5582F" w:rsidR="003528A5" w:rsidRPr="004736C7" w:rsidRDefault="005A2C3B" w:rsidP="00335949">
      <w:pPr>
        <w:pStyle w:val="ListParagraph"/>
        <w:numPr>
          <w:ilvl w:val="0"/>
          <w:numId w:val="28"/>
        </w:numPr>
        <w:spacing w:before="240" w:after="240"/>
        <w:ind w:left="426" w:hanging="426"/>
        <w:jc w:val="both"/>
      </w:pPr>
      <w:r>
        <w:t xml:space="preserve">Odstoupení od této smlouvy musí být vyhotoveno písemně a doručeno zhotoviteli, nebo objednateli na adresu uvedenou v záhlaví této smlouvy. Dojde-li k platnému a účinnému odstoupení od této smlouvy dle některého z výše uvedených odstavců tohoto článku, jsou si smluvní strany povinny ve lhůtě </w:t>
      </w:r>
      <w:r w:rsidR="00347EFF">
        <w:t>14</w:t>
      </w:r>
      <w:r>
        <w:t xml:space="preserve"> dní ode dne odstoupení od této smlouvy vrátit vše, co si podle této smlouvy do dne platného a účinného odstoupení od smlouvy poskytly, je-li to na základě již provedeného díla či jeho části možné, včetně veškerých částek již uhrazených objednatelem zhotoviteli dle článku II. odst. </w:t>
      </w:r>
      <w:r w:rsidR="00E41B30">
        <w:t xml:space="preserve">4 </w:t>
      </w:r>
      <w:r>
        <w:t xml:space="preserve">této smlouvy, to však s ohledem na možnost vrácení provedeného díla či jeho části dle v tomto odstavci uvedeného. </w:t>
      </w:r>
    </w:p>
    <w:p w14:paraId="016D781E" w14:textId="77777777" w:rsidR="00AB1453" w:rsidRDefault="00AB1453" w:rsidP="00EA7994">
      <w:pPr>
        <w:pStyle w:val="ListParagraph"/>
        <w:spacing w:line="256" w:lineRule="auto"/>
        <w:jc w:val="both"/>
      </w:pPr>
    </w:p>
    <w:p w14:paraId="334BF23E" w14:textId="15EA2090" w:rsidR="003528A5" w:rsidRDefault="005A2C3B" w:rsidP="00335949">
      <w:pPr>
        <w:pStyle w:val="ListParagraph"/>
        <w:numPr>
          <w:ilvl w:val="0"/>
          <w:numId w:val="10"/>
        </w:numPr>
        <w:ind w:left="426" w:hanging="426"/>
        <w:jc w:val="center"/>
      </w:pPr>
      <w:r w:rsidRPr="004F6BFF">
        <w:rPr>
          <w:b/>
          <w:bCs/>
        </w:rPr>
        <w:t>Závěrečná</w:t>
      </w:r>
      <w:r>
        <w:t xml:space="preserve"> </w:t>
      </w:r>
      <w:r w:rsidRPr="004F6BFF">
        <w:rPr>
          <w:b/>
          <w:bCs/>
        </w:rPr>
        <w:t>ustanovení</w:t>
      </w:r>
    </w:p>
    <w:p w14:paraId="1FA98FE7" w14:textId="3E117C71" w:rsidR="003528A5" w:rsidRDefault="005A2C3B" w:rsidP="00335949">
      <w:pPr>
        <w:pStyle w:val="ListParagraph"/>
        <w:numPr>
          <w:ilvl w:val="0"/>
          <w:numId w:val="29"/>
        </w:numPr>
        <w:spacing w:before="240" w:after="240"/>
        <w:ind w:left="426" w:hanging="426"/>
        <w:jc w:val="both"/>
      </w:pPr>
      <w:r>
        <w:t xml:space="preserve">Tato smlouva nabývá platnosti a účinnosti dnem jejího podpisu obou smluvních stran. </w:t>
      </w:r>
    </w:p>
    <w:p w14:paraId="3EB2F518" w14:textId="04D752C8" w:rsidR="003528A5" w:rsidRDefault="005A2C3B" w:rsidP="00335949">
      <w:pPr>
        <w:pStyle w:val="ListParagraph"/>
        <w:numPr>
          <w:ilvl w:val="0"/>
          <w:numId w:val="29"/>
        </w:numPr>
        <w:spacing w:before="240" w:after="240"/>
        <w:ind w:left="426" w:hanging="426"/>
        <w:jc w:val="both"/>
      </w:pPr>
      <w:r>
        <w:t xml:space="preserve">Smluvní pokuty sjednané v této smlouvě se nijak nedotýkají nároků příslušné smluvní strany na náhradu škody vůči druhé smluvní straně a lze je požadovat kumulativně. </w:t>
      </w:r>
    </w:p>
    <w:p w14:paraId="055127CA" w14:textId="0AAA5358" w:rsidR="003528A5" w:rsidRDefault="005A2C3B" w:rsidP="00335949">
      <w:pPr>
        <w:pStyle w:val="ListParagraph"/>
        <w:numPr>
          <w:ilvl w:val="0"/>
          <w:numId w:val="29"/>
        </w:numPr>
        <w:spacing w:before="240" w:after="240"/>
        <w:ind w:left="426" w:hanging="426"/>
        <w:jc w:val="both"/>
      </w:pPr>
      <w:r>
        <w:t xml:space="preserve">Otázky touto smlouvou výslovně neupravené se řídí Všeobecnými obchodními podmínkami zhotovitele, jež jsou, jakožto příloha č. </w:t>
      </w:r>
      <w:r w:rsidR="000F2352">
        <w:t>2</w:t>
      </w:r>
      <w:r>
        <w:t xml:space="preserve">, nedílnou součástí této smlouvy a se kterými se objednatel před uzavřením této smlouvy řádně seznámil a souhlasí s nimi, a dále příslušnou platnou a účinnou právní úpravou ČR, a to zejména příslušnými ustanoveními OZ. </w:t>
      </w:r>
    </w:p>
    <w:p w14:paraId="09DD4371" w14:textId="2C2EE1F9" w:rsidR="003528A5" w:rsidRDefault="005A2C3B" w:rsidP="00335949">
      <w:pPr>
        <w:pStyle w:val="ListParagraph"/>
        <w:numPr>
          <w:ilvl w:val="0"/>
          <w:numId w:val="29"/>
        </w:numPr>
        <w:spacing w:before="240" w:after="240"/>
        <w:ind w:left="426" w:hanging="426"/>
        <w:jc w:val="both"/>
      </w:pPr>
      <w:r>
        <w:t xml:space="preserve">Objednatel podpisem této smlouvy potvrzuje, že mu byly před uzavřením této smlouvy sděleny veškeré informace vyžadované všemi platnými a účinnými právními předpisy. </w:t>
      </w:r>
    </w:p>
    <w:p w14:paraId="7326EA6F" w14:textId="0EBDE249" w:rsidR="003528A5" w:rsidRDefault="005A2C3B" w:rsidP="00335949">
      <w:pPr>
        <w:pStyle w:val="ListParagraph"/>
        <w:numPr>
          <w:ilvl w:val="0"/>
          <w:numId w:val="29"/>
        </w:numPr>
        <w:spacing w:before="240" w:after="240"/>
        <w:ind w:left="426" w:hanging="426"/>
        <w:jc w:val="both"/>
      </w:pPr>
      <w:r>
        <w:t xml:space="preserve">Smlouva může být měněna pouze písemnou dohodou obou stran formou dodatků ke smlouvě, číslovaných vzestupnou řadou, které musí být vyhotoveny a podepsány oběma stranami v písemné formě, nebo pomocí elektronického podpisu obou stran. </w:t>
      </w:r>
    </w:p>
    <w:p w14:paraId="1340F7D0" w14:textId="2E532141" w:rsidR="003528A5" w:rsidRDefault="005A2C3B" w:rsidP="00335949">
      <w:pPr>
        <w:pStyle w:val="ListParagraph"/>
        <w:numPr>
          <w:ilvl w:val="0"/>
          <w:numId w:val="29"/>
        </w:numPr>
        <w:spacing w:before="240" w:after="240"/>
        <w:ind w:left="426" w:hanging="426"/>
        <w:jc w:val="both"/>
      </w:pPr>
      <w:r>
        <w:lastRenderedPageBreak/>
        <w:t xml:space="preserve">Tato smlouva se uzavírá ve dvou vyhotoveních, z nichž každá strana obdrží po jednom vyhotovení. </w:t>
      </w:r>
    </w:p>
    <w:p w14:paraId="5C219009" w14:textId="4BF3051F" w:rsidR="003528A5" w:rsidRDefault="005A2C3B" w:rsidP="00335949">
      <w:pPr>
        <w:pStyle w:val="ListParagraph"/>
        <w:numPr>
          <w:ilvl w:val="0"/>
          <w:numId w:val="29"/>
        </w:numPr>
        <w:spacing w:before="240" w:after="240"/>
        <w:ind w:left="426" w:hanging="426"/>
        <w:jc w:val="both"/>
      </w:pPr>
      <w:r>
        <w:t xml:space="preserve">Veškeré přílohy této smlouvy tvoří její nedílnou součást. </w:t>
      </w:r>
    </w:p>
    <w:p w14:paraId="185BBC03" w14:textId="740F668E" w:rsidR="003528A5" w:rsidRDefault="005A2C3B" w:rsidP="00335949">
      <w:pPr>
        <w:pStyle w:val="ListParagraph"/>
        <w:numPr>
          <w:ilvl w:val="0"/>
          <w:numId w:val="29"/>
        </w:numPr>
        <w:spacing w:before="240" w:after="240"/>
        <w:ind w:left="426" w:hanging="426"/>
        <w:jc w:val="both"/>
      </w:pPr>
      <w:r>
        <w:t xml:space="preserve">Strany prohlašují, že si tuto smlouvu před jejím podpisem přečetly, že byla uzavřena podle jejich pravé a svobodné vůle, určitě, vážně a srozumitelně, nikoli v tísni ani za nápadně nevýhodných podmínek. Na důkaz toho připojují své vlastnoruční podpisy. </w:t>
      </w:r>
    </w:p>
    <w:p w14:paraId="001DD954" w14:textId="77777777" w:rsidR="003528A5" w:rsidRPr="00124981" w:rsidRDefault="005A2C3B" w:rsidP="00EA7994">
      <w:pPr>
        <w:jc w:val="both"/>
        <w:rPr>
          <w:i/>
          <w:iCs/>
        </w:rPr>
      </w:pPr>
      <w:r w:rsidRPr="00124981">
        <w:rPr>
          <w:i/>
          <w:iCs/>
        </w:rPr>
        <w:t xml:space="preserve">Přílohy: </w:t>
      </w:r>
    </w:p>
    <w:p w14:paraId="38C08BC5" w14:textId="211B1751" w:rsidR="003528A5" w:rsidRPr="00124981" w:rsidRDefault="005A2C3B" w:rsidP="149B9B18">
      <w:pPr>
        <w:jc w:val="both"/>
        <w:rPr>
          <w:i/>
          <w:iCs/>
        </w:rPr>
      </w:pPr>
      <w:r w:rsidRPr="149B9B18">
        <w:rPr>
          <w:i/>
          <w:iCs/>
        </w:rPr>
        <w:t xml:space="preserve">1) </w:t>
      </w:r>
      <w:r w:rsidR="00B05B2B" w:rsidRPr="149B9B18">
        <w:rPr>
          <w:i/>
          <w:iCs/>
        </w:rPr>
        <w:t>Rozpis ceny díla</w:t>
      </w:r>
      <w:r w:rsidRPr="149B9B18">
        <w:rPr>
          <w:i/>
          <w:iCs/>
        </w:rPr>
        <w:t xml:space="preserve"> </w:t>
      </w:r>
    </w:p>
    <w:p w14:paraId="2601B1FF" w14:textId="19BC118E" w:rsidR="006433A0" w:rsidRDefault="005D2AF9" w:rsidP="00EA7994">
      <w:pPr>
        <w:jc w:val="both"/>
      </w:pPr>
      <w:r>
        <w:rPr>
          <w:i/>
          <w:iCs/>
        </w:rPr>
        <w:t>2</w:t>
      </w:r>
      <w:r w:rsidR="005A2C3B" w:rsidRPr="00124981">
        <w:rPr>
          <w:i/>
          <w:iCs/>
        </w:rPr>
        <w:t xml:space="preserve">) Všeobecné obchodní podmínky </w:t>
      </w:r>
    </w:p>
    <w:p w14:paraId="77B78D12" w14:textId="77777777" w:rsidR="006604A1" w:rsidRDefault="006604A1" w:rsidP="005A2C3B"/>
    <w:p w14:paraId="00D7075B" w14:textId="434BF3B4" w:rsidR="003528A5" w:rsidRDefault="005A2C3B" w:rsidP="006604A1">
      <w:pPr>
        <w:keepNext/>
      </w:pPr>
      <w:r>
        <w:t>V</w:t>
      </w:r>
      <w:r w:rsidR="003F7B86">
        <w:t xml:space="preserve"> </w:t>
      </w:r>
      <w:r w:rsidR="003F7B86" w:rsidRPr="00A91320">
        <w:t>{companyCity}</w:t>
      </w:r>
      <w:r w:rsidR="00524BBC">
        <w:tab/>
      </w:r>
      <w:r w:rsidR="006433A0">
        <w:tab/>
      </w:r>
      <w:r w:rsidR="00524BBC">
        <w:tab/>
      </w:r>
      <w:r w:rsidR="00524BBC">
        <w:tab/>
      </w:r>
      <w:r w:rsidR="00524BBC">
        <w:tab/>
      </w:r>
      <w:r w:rsidR="00CB4A31">
        <w:tab/>
      </w:r>
      <w:r w:rsidR="00CB4A31">
        <w:tab/>
      </w:r>
      <w:r>
        <w:t xml:space="preserve">dne </w:t>
      </w:r>
      <w:r w:rsidR="000B14F3" w:rsidRPr="000B14F3">
        <w:t>{scheduledEnd}</w:t>
      </w:r>
    </w:p>
    <w:tbl>
      <w:tblPr>
        <w:tblStyle w:val="TableGrid"/>
        <w:tblW w:w="9194" w:type="dxa"/>
        <w:tblLook w:val="04A0" w:firstRow="1" w:lastRow="0" w:firstColumn="1" w:lastColumn="0" w:noHBand="0" w:noVBand="1"/>
      </w:tblPr>
      <w:tblGrid>
        <w:gridCol w:w="4410"/>
        <w:gridCol w:w="4784"/>
      </w:tblGrid>
      <w:tr w:rsidR="00386D85" w14:paraId="693B3458" w14:textId="77777777" w:rsidTr="149B9B18">
        <w:trPr>
          <w:trHeight w:val="271"/>
        </w:trPr>
        <w:tc>
          <w:tcPr>
            <w:tcW w:w="4410" w:type="dxa"/>
          </w:tcPr>
          <w:p w14:paraId="1632A682" w14:textId="2A1D4DE4" w:rsidR="00386D85" w:rsidRDefault="00386D85" w:rsidP="006604A1">
            <w:pPr>
              <w:keepNext/>
            </w:pPr>
            <w:r>
              <w:t xml:space="preserve">Jméno: </w:t>
            </w:r>
            <w:r w:rsidRPr="006433A0">
              <w:rPr>
                <w:b/>
                <w:bCs/>
              </w:rPr>
              <w:t>{companyName}</w:t>
            </w:r>
          </w:p>
        </w:tc>
        <w:tc>
          <w:tcPr>
            <w:tcW w:w="4784" w:type="dxa"/>
          </w:tcPr>
          <w:p w14:paraId="302A7E47" w14:textId="7BA798D1" w:rsidR="00386D85" w:rsidRDefault="00386D85" w:rsidP="005A2C3B">
            <w:r>
              <w:t xml:space="preserve">Jméno: </w:t>
            </w:r>
            <w:r w:rsidRPr="006433A0">
              <w:rPr>
                <w:b/>
                <w:bCs/>
              </w:rPr>
              <w:t>Lukáš Najman</w:t>
            </w:r>
            <w:r w:rsidR="006433A0" w:rsidRPr="006433A0">
              <w:rPr>
                <w:b/>
                <w:bCs/>
              </w:rPr>
              <w:t>, jednatel LUNASTAV CZ s.r.o.</w:t>
            </w:r>
          </w:p>
        </w:tc>
      </w:tr>
      <w:tr w:rsidR="00386D85" w14:paraId="66E23466" w14:textId="77777777" w:rsidTr="149B9B18">
        <w:trPr>
          <w:trHeight w:val="2600"/>
        </w:trPr>
        <w:tc>
          <w:tcPr>
            <w:tcW w:w="4410" w:type="dxa"/>
            <w:vAlign w:val="center"/>
          </w:tcPr>
          <w:p w14:paraId="1F5409E8" w14:textId="77777777" w:rsidR="00386D85" w:rsidRDefault="00386D85" w:rsidP="005A2C3B">
            <w:pPr>
              <w:jc w:val="center"/>
            </w:pPr>
            <w:r>
              <w:rPr>
                <w:color w:val="FFFFFF"/>
                <w:sz w:val="12"/>
              </w:rPr>
              <w:t>◆</w:t>
            </w:r>
          </w:p>
        </w:tc>
        <w:tc>
          <w:tcPr>
            <w:tcW w:w="4784" w:type="dxa"/>
          </w:tcPr>
          <w:p w14:paraId="760CDF5F" w14:textId="77777777" w:rsidR="00386D85" w:rsidRDefault="00386D85" w:rsidP="005A2C3B"/>
        </w:tc>
      </w:tr>
      <w:tr w:rsidR="00386D85" w14:paraId="4031238F" w14:textId="77777777" w:rsidTr="149B9B18">
        <w:trPr>
          <w:trHeight w:val="258"/>
        </w:trPr>
        <w:tc>
          <w:tcPr>
            <w:tcW w:w="4410" w:type="dxa"/>
          </w:tcPr>
          <w:p w14:paraId="0F0114AF" w14:textId="3E0BE481" w:rsidR="00386D85" w:rsidRDefault="00386D85" w:rsidP="006433A0">
            <w:pPr>
              <w:jc w:val="center"/>
            </w:pPr>
            <w:r>
              <w:t>Objednatel</w:t>
            </w:r>
          </w:p>
        </w:tc>
        <w:tc>
          <w:tcPr>
            <w:tcW w:w="4784" w:type="dxa"/>
          </w:tcPr>
          <w:p w14:paraId="37833911" w14:textId="306CCA32" w:rsidR="00386D85" w:rsidRDefault="00386D85" w:rsidP="006433A0">
            <w:pPr>
              <w:jc w:val="center"/>
            </w:pPr>
            <w:r>
              <w:t>Zhotovitel</w:t>
            </w:r>
          </w:p>
        </w:tc>
      </w:tr>
    </w:tbl>
    <w:p w14:paraId="100F1555" w14:textId="5EA050D0" w:rsidR="000C56E4" w:rsidRDefault="000C56E4" w:rsidP="005A2C3B"/>
    <w:p w14:paraId="1B61ED9B" w14:textId="77777777" w:rsidR="004F456A" w:rsidRDefault="004F456A" w:rsidP="005A2C3B">
      <w:pPr>
        <w:rPr>
          <w:ins w:id="7" w:author="Lukáš Najman" w:date="2026-06-14T06:49:00Z" w16du:dateUtc="2026-06-14T06:49:00Z"/>
        </w:rPr>
      </w:pPr>
    </w:p>
    <w:p w14:paraId="1A281A09" w14:textId="6FD46394" w:rsidR="149B9B18" w:rsidRDefault="149B9B18">
      <w:pPr>
        <w:rPr>
          <w:ins w:id="8" w:author="Lukáš Najman" w:date="2026-06-14T06:49:00Z" w16du:dateUtc="2026-06-14T06:49:00Z"/>
        </w:rPr>
      </w:pPr>
    </w:p>
    <w:p w14:paraId="676982B4" w14:textId="2D36631E" w:rsidR="149B9B18" w:rsidRDefault="149B9B18">
      <w:pPr>
        <w:rPr>
          <w:ins w:id="9" w:author="Lukáš Najman" w:date="2026-06-14T06:49:00Z" w16du:dateUtc="2026-06-14T06:49:00Z"/>
        </w:rPr>
      </w:pPr>
    </w:p>
    <w:p w14:paraId="4DD0612D" w14:textId="47DC71BB" w:rsidR="149B9B18" w:rsidRDefault="149B9B18">
      <w:pPr>
        <w:rPr>
          <w:ins w:id="10" w:author="Lukáš Najman" w:date="2026-06-14T06:49:00Z" w16du:dateUtc="2026-06-14T06:49:01Z"/>
        </w:rPr>
      </w:pPr>
    </w:p>
    <w:p w14:paraId="27BD8A27" w14:textId="08DE71CD" w:rsidR="149B9B18" w:rsidRDefault="149B9B18">
      <w:pPr>
        <w:rPr>
          <w:ins w:id="11" w:author="Lukáš Najman" w:date="2026-06-14T06:49:00Z" w16du:dateUtc="2026-06-14T06:49:01Z"/>
        </w:rPr>
      </w:pPr>
    </w:p>
    <w:p w14:paraId="7BBB36FC" w14:textId="0D18B3EE" w:rsidR="149B9B18" w:rsidRDefault="149B9B18">
      <w:pPr>
        <w:rPr>
          <w:ins w:id="12" w:author="Lukáš Najman" w:date="2026-06-14T06:49:00Z" w16du:dateUtc="2026-06-14T06:49:02Z"/>
        </w:rPr>
      </w:pPr>
    </w:p>
    <w:p w14:paraId="6001AF47" w14:textId="283CAFC3" w:rsidR="149B9B18" w:rsidRDefault="149B9B18">
      <w:pPr>
        <w:rPr>
          <w:ins w:id="13" w:author="Lukáš Najman" w:date="2026-06-14T06:49:00Z" w16du:dateUtc="2026-06-14T06:49:02Z"/>
        </w:rPr>
      </w:pPr>
    </w:p>
    <w:p w14:paraId="14A93646" w14:textId="7A4EA15D" w:rsidR="149B9B18" w:rsidRDefault="149B9B18"/>
    <w:tbl>
      <w:tblPr>
        <w:tblpPr w:leftFromText="141" w:rightFromText="141" w:vertAnchor="text" w:horzAnchor="margin" w:tblpXSpec="center" w:tblpY="759"/>
        <w:tblW w:w="9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8" w:type="dxa"/>
          <w:right w:w="48" w:type="dxa"/>
        </w:tblCellMar>
        <w:tblLook w:val="04A0" w:firstRow="1" w:lastRow="0" w:firstColumn="1" w:lastColumn="0" w:noHBand="0" w:noVBand="1"/>
      </w:tblPr>
      <w:tblGrid>
        <w:gridCol w:w="989"/>
        <w:gridCol w:w="6099"/>
        <w:gridCol w:w="2127"/>
      </w:tblGrid>
      <w:tr w:rsidR="004F456A" w:rsidRPr="00A25B90" w14:paraId="128AC1C8" w14:textId="77777777" w:rsidTr="149B9B18">
        <w:trPr>
          <w:cantSplit/>
          <w:trHeight w:val="1131"/>
        </w:trPr>
        <w:tc>
          <w:tcPr>
            <w:tcW w:w="9215" w:type="dxa"/>
            <w:gridSpan w:val="3"/>
            <w:tcBorders>
              <w:top w:val="nil"/>
              <w:left w:val="nil"/>
              <w:bottom w:val="nil"/>
              <w:right w:val="nil"/>
            </w:tcBorders>
            <w:vAlign w:val="center"/>
          </w:tcPr>
          <w:p w14:paraId="7B2EE4D4" w14:textId="77777777" w:rsidR="004F456A" w:rsidRDefault="004F456A" w:rsidP="004F456A">
            <w:pPr>
              <w:pStyle w:val="Heading1"/>
              <w:pageBreakBefore/>
              <w:suppressAutoHyphens/>
              <w:spacing w:line="276" w:lineRule="auto"/>
              <w:rPr>
                <w:rFonts w:cs="Arial"/>
                <w:i/>
                <w:iCs/>
              </w:rPr>
            </w:pPr>
          </w:p>
          <w:p w14:paraId="510D9E9D" w14:textId="100DEF18" w:rsidR="004F456A" w:rsidRPr="005E7EA5" w:rsidRDefault="0037259B" w:rsidP="004F456A">
            <w:pPr>
              <w:pStyle w:val="Heading1"/>
              <w:pageBreakBefore/>
              <w:suppressAutoHyphens/>
              <w:spacing w:line="276" w:lineRule="auto"/>
              <w:jc w:val="center"/>
              <w:rPr>
                <w:rFonts w:cs="Arial"/>
              </w:rPr>
            </w:pPr>
            <w:r w:rsidRPr="149B9B18">
              <w:rPr>
                <w:rFonts w:ascii="Open Sans" w:hAnsi="Open Sans" w:cs="Open Sans"/>
                <w:b/>
                <w:bCs/>
                <w:caps/>
                <w:color w:val="auto"/>
                <w:sz w:val="36"/>
                <w:szCs w:val="36"/>
              </w:rPr>
              <w:t>rozpis ceny díla</w:t>
            </w:r>
          </w:p>
        </w:tc>
      </w:tr>
      <w:tr w:rsidR="004F456A" w:rsidRPr="00A25B90" w14:paraId="22EE765B" w14:textId="77777777" w:rsidTr="149B9B18">
        <w:trPr>
          <w:cantSplit/>
          <w:trHeight w:val="680"/>
        </w:trPr>
        <w:tc>
          <w:tcPr>
            <w:tcW w:w="989" w:type="dxa"/>
            <w:tcBorders>
              <w:top w:val="nil"/>
              <w:left w:val="nil"/>
              <w:bottom w:val="nil"/>
              <w:right w:val="nil"/>
            </w:tcBorders>
            <w:shd w:val="clear" w:color="auto" w:fill="FFC000" w:themeFill="accent4"/>
            <w:vAlign w:val="center"/>
          </w:tcPr>
          <w:p w14:paraId="7038D9D7" w14:textId="77777777" w:rsidR="004F456A" w:rsidRPr="009F13A0" w:rsidRDefault="004F456A" w:rsidP="004F456A">
            <w:pPr>
              <w:pStyle w:val="RNTTable"/>
              <w:widowControl w:val="0"/>
              <w:spacing w:after="0"/>
              <w:ind w:right="60"/>
              <w:jc w:val="center"/>
              <w:rPr>
                <w:b/>
                <w:bCs/>
                <w:color w:val="000000" w:themeColor="text1"/>
              </w:rPr>
            </w:pPr>
            <w:r w:rsidRPr="009F13A0">
              <w:rPr>
                <w:b/>
                <w:bCs/>
                <w:color w:val="000000" w:themeColor="text1"/>
                <w:sz w:val="22"/>
                <w:szCs w:val="24"/>
              </w:rPr>
              <w:t>Kód</w:t>
            </w:r>
          </w:p>
        </w:tc>
        <w:tc>
          <w:tcPr>
            <w:tcW w:w="6099" w:type="dxa"/>
            <w:tcBorders>
              <w:top w:val="nil"/>
              <w:left w:val="nil"/>
              <w:bottom w:val="nil"/>
              <w:right w:val="nil"/>
            </w:tcBorders>
            <w:shd w:val="clear" w:color="auto" w:fill="FFC000" w:themeFill="accent4"/>
            <w:vAlign w:val="center"/>
          </w:tcPr>
          <w:p w14:paraId="5009F22F" w14:textId="77777777" w:rsidR="004F456A" w:rsidRPr="009F13A0" w:rsidRDefault="004F456A" w:rsidP="004F456A">
            <w:pPr>
              <w:pStyle w:val="RNTTable"/>
              <w:widowControl w:val="0"/>
              <w:spacing w:after="0"/>
              <w:ind w:right="60"/>
              <w:rPr>
                <w:rFonts w:cs="Arial"/>
                <w:b/>
                <w:bCs/>
                <w:color w:val="000000" w:themeColor="text1"/>
                <w:sz w:val="22"/>
              </w:rPr>
            </w:pPr>
            <w:r w:rsidRPr="009F13A0">
              <w:rPr>
                <w:rFonts w:cs="Arial"/>
                <w:color w:val="000000" w:themeColor="text1"/>
                <w:sz w:val="22"/>
              </w:rPr>
              <w:t>{#hasItems}</w:t>
            </w:r>
            <w:r w:rsidRPr="009F13A0">
              <w:rPr>
                <w:rFonts w:cs="Arial"/>
                <w:b/>
                <w:bCs/>
                <w:color w:val="000000" w:themeColor="text1"/>
                <w:sz w:val="22"/>
              </w:rPr>
              <w:t>Položka</w:t>
            </w:r>
          </w:p>
        </w:tc>
        <w:tc>
          <w:tcPr>
            <w:tcW w:w="2127" w:type="dxa"/>
            <w:tcBorders>
              <w:top w:val="nil"/>
              <w:left w:val="nil"/>
              <w:bottom w:val="nil"/>
              <w:right w:val="nil"/>
            </w:tcBorders>
            <w:shd w:val="clear" w:color="auto" w:fill="FFC000" w:themeFill="accent4"/>
            <w:vAlign w:val="center"/>
          </w:tcPr>
          <w:p w14:paraId="289CD044" w14:textId="77777777" w:rsidR="004F456A" w:rsidRPr="009F13A0" w:rsidRDefault="004F456A" w:rsidP="004F456A">
            <w:pPr>
              <w:pStyle w:val="RNTTable"/>
              <w:widowControl w:val="0"/>
              <w:spacing w:after="0"/>
              <w:ind w:right="60"/>
              <w:rPr>
                <w:rFonts w:cs="Arial"/>
                <w:b/>
                <w:bCs/>
                <w:color w:val="000000" w:themeColor="text1"/>
                <w:sz w:val="22"/>
              </w:rPr>
            </w:pPr>
            <w:r w:rsidRPr="009F13A0">
              <w:rPr>
                <w:rFonts w:cs="Arial"/>
                <w:b/>
                <w:bCs/>
                <w:color w:val="000000" w:themeColor="text1"/>
                <w:sz w:val="22"/>
              </w:rPr>
              <w:t>Množství</w:t>
            </w:r>
          </w:p>
        </w:tc>
      </w:tr>
      <w:tr w:rsidR="004F456A" w:rsidRPr="00A25B90" w14:paraId="42B80FF4" w14:textId="77777777" w:rsidTr="149B9B18">
        <w:trPr>
          <w:cantSplit/>
          <w:trHeight w:val="720"/>
        </w:trPr>
        <w:tc>
          <w:tcPr>
            <w:tcW w:w="989" w:type="dxa"/>
            <w:tcBorders>
              <w:top w:val="nil"/>
              <w:left w:val="nil"/>
              <w:bottom w:val="single" w:sz="4" w:space="0" w:color="auto"/>
              <w:right w:val="nil"/>
            </w:tcBorders>
            <w:vAlign w:val="center"/>
          </w:tcPr>
          <w:p w14:paraId="313F36A2" w14:textId="77777777" w:rsidR="004F456A" w:rsidRDefault="004F456A" w:rsidP="004F456A">
            <w:pPr>
              <w:pStyle w:val="RNTTable"/>
              <w:widowControl w:val="0"/>
              <w:spacing w:after="0"/>
              <w:ind w:right="60"/>
              <w:jc w:val="center"/>
              <w:rPr>
                <w:rFonts w:cs="Arial"/>
                <w:color w:val="FFFFFF" w:themeColor="background1"/>
                <w:sz w:val="22"/>
              </w:rPr>
            </w:pPr>
            <w:r w:rsidRPr="00925780">
              <w:rPr>
                <w:rFonts w:cs="Arial"/>
                <w:sz w:val="22"/>
              </w:rPr>
              <w:t>{</w:t>
            </w:r>
            <w:r>
              <w:rPr>
                <w:rFonts w:cs="Arial"/>
                <w:sz w:val="22"/>
              </w:rPr>
              <w:t>BusinessCaseItem</w:t>
            </w:r>
            <w:r w:rsidRPr="00925780">
              <w:rPr>
                <w:rFonts w:cs="Arial"/>
                <w:sz w:val="22"/>
              </w:rPr>
              <w:t>Code}</w:t>
            </w:r>
          </w:p>
        </w:tc>
        <w:tc>
          <w:tcPr>
            <w:tcW w:w="6099" w:type="dxa"/>
            <w:tcBorders>
              <w:top w:val="nil"/>
              <w:left w:val="nil"/>
              <w:bottom w:val="single" w:sz="4" w:space="0" w:color="auto"/>
              <w:right w:val="nil"/>
            </w:tcBorders>
            <w:vAlign w:val="center"/>
          </w:tcPr>
          <w:p w14:paraId="611FB9D2" w14:textId="77777777" w:rsidR="004F456A" w:rsidRPr="00775D97" w:rsidRDefault="004F456A" w:rsidP="004F456A">
            <w:pPr>
              <w:pStyle w:val="RNTTable"/>
              <w:widowControl w:val="0"/>
              <w:spacing w:after="0"/>
              <w:ind w:right="60"/>
              <w:rPr>
                <w:rFonts w:cs="Arial"/>
                <w:color w:val="FFFFFF" w:themeColor="background1"/>
                <w:sz w:val="22"/>
              </w:rPr>
            </w:pPr>
            <w:r w:rsidRPr="00A25B90">
              <w:rPr>
                <w:rFonts w:cs="Arial"/>
                <w:sz w:val="22"/>
              </w:rPr>
              <w:t>{#items}</w:t>
            </w:r>
            <w:r>
              <w:rPr>
                <w:rFonts w:cs="Arial"/>
                <w:sz w:val="22"/>
              </w:rPr>
              <w:t xml:space="preserve"> </w:t>
            </w:r>
            <w:r w:rsidRPr="00A25B90">
              <w:rPr>
                <w:rFonts w:cs="Arial"/>
                <w:sz w:val="22"/>
              </w:rPr>
              <w:t>{</w:t>
            </w:r>
            <w:r>
              <w:rPr>
                <w:rFonts w:cs="Arial"/>
                <w:sz w:val="22"/>
              </w:rPr>
              <w:t>BusinessCase</w:t>
            </w:r>
            <w:r w:rsidRPr="007768D0">
              <w:rPr>
                <w:rFonts w:cs="Arial"/>
                <w:sz w:val="22"/>
              </w:rPr>
              <w:t>ItemName}</w:t>
            </w:r>
          </w:p>
        </w:tc>
        <w:tc>
          <w:tcPr>
            <w:tcW w:w="2127" w:type="dxa"/>
            <w:tcBorders>
              <w:top w:val="nil"/>
              <w:left w:val="nil"/>
              <w:bottom w:val="single" w:sz="4" w:space="0" w:color="auto"/>
              <w:right w:val="nil"/>
            </w:tcBorders>
            <w:vAlign w:val="center"/>
          </w:tcPr>
          <w:p w14:paraId="19288662" w14:textId="77777777" w:rsidR="004F456A" w:rsidRPr="00775D97" w:rsidRDefault="004F456A" w:rsidP="004F456A">
            <w:pPr>
              <w:pStyle w:val="RNTTable"/>
              <w:widowControl w:val="0"/>
              <w:spacing w:after="0"/>
              <w:ind w:right="60"/>
              <w:rPr>
                <w:rFonts w:cs="Arial"/>
                <w:b/>
                <w:bCs/>
                <w:color w:val="FFFFFF" w:themeColor="background1"/>
                <w:sz w:val="22"/>
              </w:rPr>
            </w:pPr>
            <w:r w:rsidRPr="00A25B90">
              <w:rPr>
                <w:rFonts w:cs="Arial"/>
                <w:sz w:val="22"/>
              </w:rPr>
              <w:t>{</w:t>
            </w:r>
            <w:r>
              <w:rPr>
                <w:rFonts w:cs="Arial"/>
                <w:sz w:val="22"/>
              </w:rPr>
              <w:t>BusinessCase</w:t>
            </w:r>
            <w:r w:rsidRPr="00A25B90">
              <w:rPr>
                <w:rFonts w:cs="Arial"/>
                <w:sz w:val="22"/>
              </w:rPr>
              <w:t>ItemCount} {</w:t>
            </w:r>
            <w:r>
              <w:rPr>
                <w:rFonts w:cs="Arial"/>
                <w:sz w:val="22"/>
              </w:rPr>
              <w:t>BusinessCaseItem</w:t>
            </w:r>
            <w:r w:rsidRPr="00A25B90">
              <w:rPr>
                <w:rFonts w:cs="Arial"/>
                <w:sz w:val="22"/>
              </w:rPr>
              <w:t>Unit}{/items}{/hasItems}</w:t>
            </w:r>
          </w:p>
        </w:tc>
      </w:tr>
      <w:tr w:rsidR="004F456A" w:rsidRPr="00A25B90" w14:paraId="508CAD7E" w14:textId="77777777" w:rsidTr="149B9B18">
        <w:trPr>
          <w:cantSplit/>
          <w:trHeight w:val="397"/>
        </w:trPr>
        <w:tc>
          <w:tcPr>
            <w:tcW w:w="989" w:type="dxa"/>
            <w:tcBorders>
              <w:top w:val="single" w:sz="12" w:space="0" w:color="auto"/>
              <w:left w:val="nil"/>
              <w:bottom w:val="nil"/>
              <w:right w:val="nil"/>
            </w:tcBorders>
            <w:vAlign w:val="center"/>
          </w:tcPr>
          <w:p w14:paraId="2A48DFE1" w14:textId="77777777" w:rsidR="004F456A" w:rsidRPr="00A25B90" w:rsidRDefault="004F456A" w:rsidP="004F456A">
            <w:pPr>
              <w:pStyle w:val="RNTTable"/>
              <w:widowControl w:val="0"/>
              <w:spacing w:after="0"/>
              <w:ind w:right="60"/>
              <w:rPr>
                <w:rFonts w:cs="Arial"/>
                <w:sz w:val="22"/>
              </w:rPr>
            </w:pPr>
          </w:p>
        </w:tc>
        <w:tc>
          <w:tcPr>
            <w:tcW w:w="6099" w:type="dxa"/>
            <w:tcBorders>
              <w:top w:val="single" w:sz="12" w:space="0" w:color="auto"/>
              <w:left w:val="nil"/>
              <w:bottom w:val="nil"/>
              <w:right w:val="nil"/>
            </w:tcBorders>
            <w:vAlign w:val="center"/>
          </w:tcPr>
          <w:p w14:paraId="48C18537" w14:textId="77777777" w:rsidR="004F456A" w:rsidRPr="00660C25" w:rsidRDefault="004F456A" w:rsidP="004F456A">
            <w:pPr>
              <w:pStyle w:val="RNTTable"/>
              <w:widowControl w:val="0"/>
              <w:spacing w:before="120" w:after="120"/>
              <w:ind w:right="60"/>
            </w:pPr>
            <w:r w:rsidRPr="00A25B90">
              <w:t xml:space="preserve">Cena </w:t>
            </w:r>
            <w:r>
              <w:t>p</w:t>
            </w:r>
            <w:r w:rsidRPr="00A25B90">
              <w:t>řed slevou:</w:t>
            </w:r>
            <w:r>
              <w:t xml:space="preserve"> </w:t>
            </w:r>
          </w:p>
        </w:tc>
        <w:tc>
          <w:tcPr>
            <w:tcW w:w="2127" w:type="dxa"/>
            <w:tcBorders>
              <w:top w:val="single" w:sz="12" w:space="0" w:color="auto"/>
              <w:left w:val="nil"/>
              <w:bottom w:val="nil"/>
              <w:right w:val="nil"/>
            </w:tcBorders>
            <w:vAlign w:val="center"/>
          </w:tcPr>
          <w:p w14:paraId="43207DF3" w14:textId="77777777" w:rsidR="004F456A" w:rsidRPr="00660C25" w:rsidRDefault="004F456A" w:rsidP="004F456A">
            <w:pPr>
              <w:pStyle w:val="RNTTable"/>
              <w:widowControl w:val="0"/>
              <w:spacing w:before="120" w:after="120"/>
              <w:ind w:right="60"/>
            </w:pPr>
            <w:r w:rsidRPr="00A25B90">
              <w:t>{priceWithoutDiscount} {currency}</w:t>
            </w:r>
          </w:p>
        </w:tc>
      </w:tr>
      <w:tr w:rsidR="004F456A" w:rsidRPr="00A25B90" w14:paraId="20B8EB0A" w14:textId="77777777" w:rsidTr="149B9B18">
        <w:trPr>
          <w:cantSplit/>
          <w:trHeight w:val="397"/>
        </w:trPr>
        <w:tc>
          <w:tcPr>
            <w:tcW w:w="989" w:type="dxa"/>
            <w:tcBorders>
              <w:top w:val="nil"/>
              <w:left w:val="nil"/>
              <w:bottom w:val="nil"/>
              <w:right w:val="nil"/>
            </w:tcBorders>
            <w:vAlign w:val="center"/>
          </w:tcPr>
          <w:p w14:paraId="3FE888ED" w14:textId="77777777" w:rsidR="004F456A" w:rsidRPr="00A25B90" w:rsidRDefault="004F456A" w:rsidP="004F456A">
            <w:pPr>
              <w:pStyle w:val="RNTTable"/>
              <w:widowControl w:val="0"/>
              <w:spacing w:after="0"/>
              <w:ind w:right="60"/>
              <w:rPr>
                <w:rFonts w:cs="Arial"/>
                <w:sz w:val="22"/>
              </w:rPr>
            </w:pPr>
          </w:p>
        </w:tc>
        <w:tc>
          <w:tcPr>
            <w:tcW w:w="6099" w:type="dxa"/>
            <w:tcBorders>
              <w:top w:val="nil"/>
              <w:left w:val="nil"/>
              <w:bottom w:val="nil"/>
              <w:right w:val="nil"/>
            </w:tcBorders>
            <w:vAlign w:val="center"/>
          </w:tcPr>
          <w:p w14:paraId="56D9B0E1" w14:textId="77777777" w:rsidR="004F456A" w:rsidRPr="00A25B90" w:rsidRDefault="004F456A" w:rsidP="004F456A">
            <w:pPr>
              <w:pStyle w:val="RNTTable"/>
              <w:widowControl w:val="0"/>
              <w:spacing w:before="120" w:after="120"/>
              <w:ind w:right="60"/>
            </w:pPr>
            <w:r w:rsidRPr="00A25B90">
              <w:t>Sleva:</w:t>
            </w:r>
            <w:r>
              <w:t xml:space="preserve"> </w:t>
            </w:r>
          </w:p>
        </w:tc>
        <w:tc>
          <w:tcPr>
            <w:tcW w:w="2127" w:type="dxa"/>
            <w:tcBorders>
              <w:top w:val="nil"/>
              <w:left w:val="nil"/>
              <w:bottom w:val="nil"/>
              <w:right w:val="nil"/>
            </w:tcBorders>
            <w:vAlign w:val="center"/>
          </w:tcPr>
          <w:p w14:paraId="78639E32" w14:textId="77777777" w:rsidR="004F456A" w:rsidRPr="00A25B90" w:rsidRDefault="004F456A" w:rsidP="004F456A">
            <w:pPr>
              <w:pStyle w:val="RNTTable"/>
              <w:widowControl w:val="0"/>
              <w:spacing w:before="120" w:after="120"/>
              <w:ind w:right="60"/>
            </w:pPr>
            <w:r w:rsidRPr="00A25B90">
              <w:t>{discountPercent} %</w:t>
            </w:r>
          </w:p>
        </w:tc>
      </w:tr>
      <w:tr w:rsidR="004F456A" w:rsidRPr="00A25B90" w14:paraId="13D93106" w14:textId="77777777" w:rsidTr="149B9B18">
        <w:trPr>
          <w:cantSplit/>
          <w:trHeight w:val="397"/>
        </w:trPr>
        <w:tc>
          <w:tcPr>
            <w:tcW w:w="989" w:type="dxa"/>
            <w:tcBorders>
              <w:top w:val="nil"/>
              <w:left w:val="nil"/>
              <w:bottom w:val="nil"/>
              <w:right w:val="nil"/>
            </w:tcBorders>
            <w:vAlign w:val="center"/>
          </w:tcPr>
          <w:p w14:paraId="711D904F" w14:textId="77777777" w:rsidR="004F456A" w:rsidRPr="00A25B90" w:rsidRDefault="004F456A" w:rsidP="004F456A">
            <w:pPr>
              <w:pStyle w:val="RNTTable"/>
              <w:widowControl w:val="0"/>
              <w:spacing w:after="0"/>
              <w:ind w:right="60"/>
              <w:rPr>
                <w:rFonts w:cs="Arial"/>
                <w:sz w:val="22"/>
              </w:rPr>
            </w:pPr>
          </w:p>
        </w:tc>
        <w:tc>
          <w:tcPr>
            <w:tcW w:w="6099" w:type="dxa"/>
            <w:tcBorders>
              <w:top w:val="nil"/>
              <w:left w:val="nil"/>
              <w:bottom w:val="nil"/>
              <w:right w:val="nil"/>
            </w:tcBorders>
            <w:vAlign w:val="center"/>
          </w:tcPr>
          <w:p w14:paraId="163610F3" w14:textId="77777777" w:rsidR="004F456A" w:rsidRPr="00A25B90" w:rsidRDefault="004F456A" w:rsidP="004F456A">
            <w:pPr>
              <w:pStyle w:val="RNTTable"/>
              <w:keepNext/>
              <w:widowControl w:val="0"/>
              <w:spacing w:before="120" w:after="120"/>
              <w:ind w:right="62"/>
            </w:pPr>
            <w:r>
              <w:t>Sleva c</w:t>
            </w:r>
            <w:r w:rsidRPr="00A25B90">
              <w:t>elkem:</w:t>
            </w:r>
          </w:p>
        </w:tc>
        <w:tc>
          <w:tcPr>
            <w:tcW w:w="2127" w:type="dxa"/>
            <w:tcBorders>
              <w:top w:val="nil"/>
              <w:left w:val="nil"/>
              <w:bottom w:val="nil"/>
              <w:right w:val="nil"/>
            </w:tcBorders>
            <w:vAlign w:val="center"/>
          </w:tcPr>
          <w:p w14:paraId="333503A2" w14:textId="77777777" w:rsidR="004F456A" w:rsidRPr="00A25B90" w:rsidRDefault="004F456A" w:rsidP="004F456A">
            <w:pPr>
              <w:pStyle w:val="RNTTable"/>
              <w:widowControl w:val="0"/>
              <w:spacing w:before="120" w:after="120"/>
              <w:ind w:right="60"/>
            </w:pPr>
            <w:r w:rsidRPr="00A25B90">
              <w:t>{discount} {currency}</w:t>
            </w:r>
          </w:p>
        </w:tc>
      </w:tr>
      <w:tr w:rsidR="004F456A" w:rsidRPr="00A25B90" w14:paraId="52C81D6F" w14:textId="77777777" w:rsidTr="149B9B18">
        <w:trPr>
          <w:cantSplit/>
          <w:trHeight w:val="397"/>
        </w:trPr>
        <w:tc>
          <w:tcPr>
            <w:tcW w:w="989" w:type="dxa"/>
            <w:tcBorders>
              <w:top w:val="nil"/>
              <w:left w:val="nil"/>
              <w:bottom w:val="single" w:sz="12" w:space="0" w:color="auto"/>
              <w:right w:val="nil"/>
            </w:tcBorders>
            <w:vAlign w:val="center"/>
          </w:tcPr>
          <w:p w14:paraId="0E3A7E7C" w14:textId="77777777" w:rsidR="004F456A" w:rsidRPr="00A25B90" w:rsidRDefault="004F456A" w:rsidP="004F456A">
            <w:pPr>
              <w:pStyle w:val="RNTTable"/>
              <w:widowControl w:val="0"/>
              <w:spacing w:after="0"/>
              <w:ind w:right="60"/>
              <w:rPr>
                <w:rFonts w:cs="Arial"/>
                <w:sz w:val="22"/>
              </w:rPr>
            </w:pPr>
          </w:p>
        </w:tc>
        <w:tc>
          <w:tcPr>
            <w:tcW w:w="6099" w:type="dxa"/>
            <w:tcBorders>
              <w:top w:val="nil"/>
              <w:left w:val="nil"/>
              <w:bottom w:val="single" w:sz="12" w:space="0" w:color="auto"/>
              <w:right w:val="nil"/>
            </w:tcBorders>
            <w:vAlign w:val="center"/>
          </w:tcPr>
          <w:p w14:paraId="75132393" w14:textId="77777777" w:rsidR="004F456A" w:rsidRPr="00972CA3" w:rsidRDefault="004F456A" w:rsidP="004F456A">
            <w:pPr>
              <w:pStyle w:val="RNTTable"/>
              <w:keepNext/>
              <w:widowControl w:val="0"/>
              <w:spacing w:before="120" w:after="120"/>
              <w:ind w:right="62"/>
              <w:rPr>
                <w:b/>
                <w:bCs/>
              </w:rPr>
            </w:pPr>
            <w:r w:rsidRPr="00972CA3">
              <w:rPr>
                <w:b/>
                <w:bCs/>
                <w:color w:val="auto"/>
              </w:rPr>
              <w:t>Cena bez DPH po odečtení slevy:</w:t>
            </w:r>
          </w:p>
        </w:tc>
        <w:tc>
          <w:tcPr>
            <w:tcW w:w="2127" w:type="dxa"/>
            <w:tcBorders>
              <w:top w:val="nil"/>
              <w:left w:val="nil"/>
              <w:bottom w:val="single" w:sz="12" w:space="0" w:color="auto"/>
              <w:right w:val="nil"/>
            </w:tcBorders>
            <w:vAlign w:val="center"/>
          </w:tcPr>
          <w:p w14:paraId="7A48B802" w14:textId="77777777" w:rsidR="004F456A" w:rsidRPr="00972CA3" w:rsidRDefault="004F456A" w:rsidP="004F456A">
            <w:pPr>
              <w:pStyle w:val="RNTTable"/>
              <w:widowControl w:val="0"/>
              <w:spacing w:before="120" w:after="120"/>
              <w:ind w:right="60"/>
              <w:rPr>
                <w:b/>
                <w:bCs/>
              </w:rPr>
            </w:pPr>
            <w:r w:rsidRPr="00972CA3">
              <w:rPr>
                <w:b/>
                <w:bCs/>
                <w:color w:val="auto"/>
              </w:rPr>
              <w:t>{totalAmount} {currency}</w:t>
            </w:r>
          </w:p>
        </w:tc>
      </w:tr>
      <w:tr w:rsidR="004F456A" w:rsidRPr="00A25B90" w14:paraId="0DCE664F" w14:textId="77777777" w:rsidTr="149B9B18">
        <w:trPr>
          <w:cantSplit/>
          <w:trHeight w:val="397"/>
        </w:trPr>
        <w:tc>
          <w:tcPr>
            <w:tcW w:w="989" w:type="dxa"/>
            <w:tcBorders>
              <w:top w:val="nil"/>
              <w:left w:val="nil"/>
              <w:bottom w:val="single" w:sz="12" w:space="0" w:color="auto"/>
              <w:right w:val="nil"/>
            </w:tcBorders>
            <w:vAlign w:val="center"/>
          </w:tcPr>
          <w:p w14:paraId="621E1D23" w14:textId="77777777" w:rsidR="004F456A" w:rsidRPr="00A25B90" w:rsidRDefault="004F456A" w:rsidP="004F456A">
            <w:pPr>
              <w:pStyle w:val="RNTTable"/>
              <w:widowControl w:val="0"/>
              <w:spacing w:after="0"/>
              <w:ind w:right="60"/>
              <w:rPr>
                <w:rFonts w:cs="Arial"/>
                <w:sz w:val="22"/>
              </w:rPr>
            </w:pPr>
          </w:p>
        </w:tc>
        <w:tc>
          <w:tcPr>
            <w:tcW w:w="6099" w:type="dxa"/>
            <w:tcBorders>
              <w:top w:val="nil"/>
              <w:left w:val="nil"/>
              <w:bottom w:val="single" w:sz="12" w:space="0" w:color="auto"/>
              <w:right w:val="nil"/>
            </w:tcBorders>
            <w:vAlign w:val="center"/>
          </w:tcPr>
          <w:p w14:paraId="3850C48C" w14:textId="77777777" w:rsidR="004F456A" w:rsidRPr="00D3763B" w:rsidRDefault="004F456A" w:rsidP="004F456A">
            <w:pPr>
              <w:pStyle w:val="RNTTable"/>
              <w:keepNext/>
              <w:widowControl w:val="0"/>
              <w:spacing w:before="120" w:after="120"/>
              <w:ind w:right="62"/>
              <w:rPr>
                <w:color w:val="auto"/>
              </w:rPr>
            </w:pPr>
            <w:r w:rsidRPr="00D3763B">
              <w:rPr>
                <w:color w:val="auto"/>
              </w:rPr>
              <w:t xml:space="preserve">DPH </w:t>
            </w:r>
            <w:r>
              <w:rPr>
                <w:color w:val="auto"/>
              </w:rPr>
              <w:t>12</w:t>
            </w:r>
            <w:r w:rsidRPr="00D3763B">
              <w:rPr>
                <w:color w:val="auto"/>
              </w:rPr>
              <w:t xml:space="preserve"> %</w:t>
            </w:r>
          </w:p>
        </w:tc>
        <w:tc>
          <w:tcPr>
            <w:tcW w:w="2127" w:type="dxa"/>
            <w:tcBorders>
              <w:top w:val="nil"/>
              <w:left w:val="nil"/>
              <w:bottom w:val="single" w:sz="12" w:space="0" w:color="auto"/>
              <w:right w:val="nil"/>
            </w:tcBorders>
            <w:vAlign w:val="center"/>
          </w:tcPr>
          <w:p w14:paraId="0D90F9DE" w14:textId="77777777" w:rsidR="004F456A" w:rsidRPr="00D3763B" w:rsidRDefault="004F456A" w:rsidP="004F456A">
            <w:pPr>
              <w:pStyle w:val="RNTTable"/>
              <w:widowControl w:val="0"/>
              <w:spacing w:before="120" w:after="120"/>
              <w:ind w:right="60"/>
              <w:rPr>
                <w:color w:val="auto"/>
              </w:rPr>
            </w:pPr>
            <w:r w:rsidRPr="00D3763B">
              <w:rPr>
                <w:color w:val="auto"/>
              </w:rPr>
              <w:t>{taxAmount} {currency}</w:t>
            </w:r>
          </w:p>
        </w:tc>
      </w:tr>
      <w:tr w:rsidR="004F456A" w:rsidRPr="00A25B90" w14:paraId="4C96B752" w14:textId="77777777" w:rsidTr="149B9B18">
        <w:trPr>
          <w:cantSplit/>
          <w:trHeight w:val="397"/>
        </w:trPr>
        <w:tc>
          <w:tcPr>
            <w:tcW w:w="989" w:type="dxa"/>
            <w:tcBorders>
              <w:top w:val="nil"/>
              <w:left w:val="nil"/>
              <w:bottom w:val="single" w:sz="12" w:space="0" w:color="auto"/>
              <w:right w:val="nil"/>
            </w:tcBorders>
            <w:vAlign w:val="center"/>
          </w:tcPr>
          <w:p w14:paraId="4237A211" w14:textId="77777777" w:rsidR="004F456A" w:rsidRPr="00A25B90" w:rsidRDefault="004F456A" w:rsidP="004F456A">
            <w:pPr>
              <w:pStyle w:val="RNTTable"/>
              <w:widowControl w:val="0"/>
              <w:spacing w:after="0"/>
              <w:ind w:right="60"/>
              <w:rPr>
                <w:rFonts w:cs="Arial"/>
                <w:sz w:val="22"/>
              </w:rPr>
            </w:pPr>
          </w:p>
        </w:tc>
        <w:tc>
          <w:tcPr>
            <w:tcW w:w="6099" w:type="dxa"/>
            <w:tcBorders>
              <w:top w:val="nil"/>
              <w:left w:val="nil"/>
              <w:bottom w:val="single" w:sz="12" w:space="0" w:color="auto"/>
              <w:right w:val="nil"/>
            </w:tcBorders>
            <w:vAlign w:val="center"/>
          </w:tcPr>
          <w:p w14:paraId="6B5136F2" w14:textId="77777777" w:rsidR="004F456A" w:rsidRPr="006D7D2C" w:rsidRDefault="004F456A" w:rsidP="004F456A">
            <w:pPr>
              <w:pStyle w:val="RNTTable"/>
              <w:keepNext/>
              <w:widowControl w:val="0"/>
              <w:spacing w:before="120" w:after="120"/>
              <w:ind w:right="62"/>
              <w:rPr>
                <w:b/>
                <w:bCs/>
                <w:color w:val="auto"/>
                <w:sz w:val="22"/>
              </w:rPr>
            </w:pPr>
            <w:r w:rsidRPr="006D7D2C">
              <w:rPr>
                <w:b/>
                <w:bCs/>
                <w:color w:val="auto"/>
                <w:sz w:val="22"/>
              </w:rPr>
              <w:t xml:space="preserve">Dotace NZÚ při ploše </w:t>
            </w:r>
            <w:r w:rsidRPr="009B7C30">
              <w:rPr>
                <w:b/>
                <w:bCs/>
                <w:color w:val="auto"/>
                <w:sz w:val="22"/>
              </w:rPr>
              <w:t>{Dotace_se__61533}</w:t>
            </w:r>
            <w:r w:rsidRPr="006D7D2C">
              <w:rPr>
                <w:b/>
                <w:bCs/>
                <w:color w:val="auto"/>
                <w:sz w:val="22"/>
              </w:rPr>
              <w:t xml:space="preserve"> m</w:t>
            </w:r>
            <w:r w:rsidRPr="006D7D2C">
              <w:rPr>
                <w:b/>
                <w:bCs/>
                <w:color w:val="auto"/>
                <w:sz w:val="22"/>
                <w:lang w:val="en-GB"/>
              </w:rPr>
              <w:t>²</w:t>
            </w:r>
          </w:p>
        </w:tc>
        <w:tc>
          <w:tcPr>
            <w:tcW w:w="2127" w:type="dxa"/>
            <w:tcBorders>
              <w:top w:val="nil"/>
              <w:left w:val="nil"/>
              <w:bottom w:val="single" w:sz="12" w:space="0" w:color="auto"/>
              <w:right w:val="nil"/>
            </w:tcBorders>
            <w:vAlign w:val="center"/>
          </w:tcPr>
          <w:p w14:paraId="25B5DAC6" w14:textId="77777777" w:rsidR="004F456A" w:rsidRPr="006D7D2C" w:rsidRDefault="004F456A" w:rsidP="004F456A">
            <w:pPr>
              <w:pStyle w:val="RNTTable"/>
              <w:widowControl w:val="0"/>
              <w:spacing w:before="120" w:after="120"/>
              <w:ind w:right="60"/>
              <w:rPr>
                <w:b/>
                <w:bCs/>
                <w:color w:val="auto"/>
                <w:sz w:val="22"/>
              </w:rPr>
            </w:pPr>
            <w:r w:rsidRPr="006D7D2C">
              <w:rPr>
                <w:b/>
                <w:bCs/>
                <w:color w:val="auto"/>
                <w:sz w:val="22"/>
              </w:rPr>
              <w:t>{Vyse_dotac_6d201}{currency}</w:t>
            </w:r>
          </w:p>
        </w:tc>
      </w:tr>
      <w:tr w:rsidR="004F456A" w:rsidRPr="00A25B90" w14:paraId="76AB8D50" w14:textId="77777777" w:rsidTr="149B9B18">
        <w:trPr>
          <w:cantSplit/>
          <w:trHeight w:val="397"/>
        </w:trPr>
        <w:tc>
          <w:tcPr>
            <w:tcW w:w="989" w:type="dxa"/>
            <w:tcBorders>
              <w:top w:val="nil"/>
              <w:left w:val="nil"/>
              <w:bottom w:val="single" w:sz="12" w:space="0" w:color="auto"/>
              <w:right w:val="nil"/>
            </w:tcBorders>
            <w:vAlign w:val="center"/>
          </w:tcPr>
          <w:p w14:paraId="4D039304" w14:textId="77777777" w:rsidR="004F456A" w:rsidRPr="00A25B90" w:rsidRDefault="004F456A" w:rsidP="004F456A">
            <w:pPr>
              <w:pStyle w:val="RNTTable"/>
              <w:widowControl w:val="0"/>
              <w:spacing w:after="0"/>
              <w:ind w:right="60"/>
              <w:rPr>
                <w:rFonts w:cs="Arial"/>
                <w:sz w:val="22"/>
              </w:rPr>
            </w:pPr>
          </w:p>
        </w:tc>
        <w:tc>
          <w:tcPr>
            <w:tcW w:w="6099" w:type="dxa"/>
            <w:tcBorders>
              <w:top w:val="nil"/>
              <w:left w:val="nil"/>
              <w:bottom w:val="single" w:sz="12" w:space="0" w:color="auto"/>
              <w:right w:val="nil"/>
            </w:tcBorders>
            <w:vAlign w:val="center"/>
          </w:tcPr>
          <w:p w14:paraId="1D2BCC35" w14:textId="77777777" w:rsidR="004F456A" w:rsidRPr="006D7D2C" w:rsidRDefault="004F456A" w:rsidP="004F456A">
            <w:pPr>
              <w:pStyle w:val="RNTTable"/>
              <w:keepNext/>
              <w:widowControl w:val="0"/>
              <w:spacing w:before="120" w:after="120"/>
              <w:ind w:right="62"/>
              <w:rPr>
                <w:b/>
                <w:bCs/>
                <w:color w:val="auto"/>
                <w:sz w:val="22"/>
              </w:rPr>
            </w:pPr>
            <w:r w:rsidRPr="006D7D2C">
              <w:rPr>
                <w:b/>
                <w:bCs/>
                <w:color w:val="auto"/>
                <w:sz w:val="22"/>
              </w:rPr>
              <w:t>Celkem s DPH 12 % po odečtení slevy</w:t>
            </w:r>
          </w:p>
        </w:tc>
        <w:tc>
          <w:tcPr>
            <w:tcW w:w="2127" w:type="dxa"/>
            <w:tcBorders>
              <w:top w:val="nil"/>
              <w:left w:val="nil"/>
              <w:bottom w:val="single" w:sz="12" w:space="0" w:color="auto"/>
              <w:right w:val="nil"/>
            </w:tcBorders>
            <w:vAlign w:val="center"/>
          </w:tcPr>
          <w:p w14:paraId="3445D93B" w14:textId="77777777" w:rsidR="004F456A" w:rsidRPr="006D7D2C" w:rsidRDefault="004F456A" w:rsidP="004F456A">
            <w:pPr>
              <w:pStyle w:val="RNTTable"/>
              <w:widowControl w:val="0"/>
              <w:spacing w:before="120" w:after="120"/>
              <w:ind w:right="60"/>
              <w:rPr>
                <w:b/>
                <w:bCs/>
                <w:color w:val="auto"/>
                <w:sz w:val="22"/>
              </w:rPr>
            </w:pPr>
            <w:r w:rsidRPr="006D7D2C">
              <w:rPr>
                <w:b/>
                <w:bCs/>
                <w:color w:val="auto"/>
                <w:sz w:val="22"/>
              </w:rPr>
              <w:t>{totalAmountWithTax} {currency}</w:t>
            </w:r>
          </w:p>
        </w:tc>
      </w:tr>
      <w:tr w:rsidR="004F456A" w:rsidRPr="00A25B90" w14:paraId="70322C87" w14:textId="77777777" w:rsidTr="149B9B18">
        <w:trPr>
          <w:cantSplit/>
          <w:trHeight w:val="397"/>
        </w:trPr>
        <w:tc>
          <w:tcPr>
            <w:tcW w:w="989" w:type="dxa"/>
            <w:tcBorders>
              <w:top w:val="nil"/>
              <w:left w:val="nil"/>
              <w:bottom w:val="single" w:sz="12" w:space="0" w:color="auto"/>
              <w:right w:val="nil"/>
            </w:tcBorders>
            <w:vAlign w:val="center"/>
          </w:tcPr>
          <w:p w14:paraId="2E5930F2" w14:textId="77777777" w:rsidR="004F456A" w:rsidRPr="00972CA3" w:rsidRDefault="004F456A" w:rsidP="004F456A">
            <w:pPr>
              <w:pStyle w:val="RNTTable"/>
              <w:widowControl w:val="0"/>
              <w:spacing w:after="0"/>
              <w:ind w:right="60"/>
              <w:rPr>
                <w:rFonts w:cs="Arial"/>
                <w:color w:val="auto"/>
                <w:sz w:val="22"/>
              </w:rPr>
            </w:pPr>
          </w:p>
        </w:tc>
        <w:tc>
          <w:tcPr>
            <w:tcW w:w="6099" w:type="dxa"/>
            <w:tcBorders>
              <w:top w:val="nil"/>
              <w:left w:val="nil"/>
              <w:bottom w:val="single" w:sz="12" w:space="0" w:color="auto"/>
              <w:right w:val="nil"/>
            </w:tcBorders>
            <w:vAlign w:val="center"/>
          </w:tcPr>
          <w:p w14:paraId="2EB7898F" w14:textId="77777777" w:rsidR="004F456A" w:rsidRPr="006D7D2C" w:rsidRDefault="004F456A" w:rsidP="004F456A">
            <w:pPr>
              <w:pStyle w:val="RNTTable"/>
              <w:keepNext/>
              <w:widowControl w:val="0"/>
              <w:spacing w:before="120" w:after="120"/>
              <w:ind w:right="62"/>
              <w:rPr>
                <w:b/>
                <w:bCs/>
                <w:color w:val="auto"/>
                <w:sz w:val="22"/>
              </w:rPr>
            </w:pPr>
            <w:r w:rsidRPr="006D7D2C">
              <w:rPr>
                <w:b/>
                <w:bCs/>
                <w:color w:val="auto"/>
                <w:sz w:val="22"/>
              </w:rPr>
              <w:t>Konečná cena po odečtení dotace</w:t>
            </w:r>
          </w:p>
        </w:tc>
        <w:tc>
          <w:tcPr>
            <w:tcW w:w="2127" w:type="dxa"/>
            <w:tcBorders>
              <w:top w:val="nil"/>
              <w:left w:val="nil"/>
              <w:bottom w:val="single" w:sz="12" w:space="0" w:color="auto"/>
              <w:right w:val="nil"/>
            </w:tcBorders>
            <w:vAlign w:val="center"/>
          </w:tcPr>
          <w:p w14:paraId="5224FE07" w14:textId="77777777" w:rsidR="004F456A" w:rsidRPr="006D7D2C" w:rsidRDefault="004F456A" w:rsidP="004F456A">
            <w:pPr>
              <w:pStyle w:val="RNTTable"/>
              <w:widowControl w:val="0"/>
              <w:spacing w:before="120" w:after="120"/>
              <w:ind w:right="60"/>
              <w:rPr>
                <w:b/>
                <w:bCs/>
                <w:color w:val="auto"/>
                <w:sz w:val="22"/>
              </w:rPr>
            </w:pPr>
            <w:r w:rsidRPr="006D7D2C">
              <w:rPr>
                <w:b/>
                <w:bCs/>
                <w:color w:val="auto"/>
                <w:sz w:val="22"/>
              </w:rPr>
              <w:t>{Konecna_ce_0d59a}{currency}</w:t>
            </w:r>
          </w:p>
        </w:tc>
      </w:tr>
    </w:tbl>
    <w:p w14:paraId="359E950F" w14:textId="535FA399" w:rsidR="0073709A" w:rsidRDefault="0073709A" w:rsidP="004F456A">
      <w:pPr>
        <w:keepNext/>
        <w:keepLines/>
        <w:rPr>
          <w:rFonts w:cs="Arial"/>
          <w:i/>
          <w:iCs/>
          <w:sz w:val="32"/>
          <w:szCs w:val="32"/>
        </w:rPr>
      </w:pPr>
      <w:r w:rsidRPr="005D2AF9">
        <w:rPr>
          <w:rFonts w:cs="Arial"/>
          <w:i/>
          <w:iCs/>
          <w:sz w:val="32"/>
          <w:szCs w:val="32"/>
        </w:rPr>
        <w:t xml:space="preserve">Příloha </w:t>
      </w:r>
      <w:r w:rsidR="004F456A">
        <w:rPr>
          <w:rFonts w:cs="Arial"/>
          <w:i/>
          <w:iCs/>
          <w:sz w:val="32"/>
          <w:szCs w:val="32"/>
        </w:rPr>
        <w:t>1</w:t>
      </w:r>
      <w:r w:rsidRPr="005D2AF9">
        <w:rPr>
          <w:rFonts w:cs="Arial"/>
          <w:i/>
          <w:iCs/>
          <w:sz w:val="32"/>
          <w:szCs w:val="32"/>
        </w:rPr>
        <w:t>:</w:t>
      </w:r>
    </w:p>
    <w:p w14:paraId="73DDD4DF" w14:textId="4D8B9315" w:rsidR="004F456A" w:rsidRPr="005D2AF9" w:rsidRDefault="004F456A" w:rsidP="007E5588">
      <w:pPr>
        <w:keepNext/>
        <w:keepLines/>
        <w:pageBreakBefore/>
        <w:jc w:val="both"/>
        <w:rPr>
          <w:rFonts w:cs="Arial"/>
          <w:i/>
          <w:iCs/>
          <w:sz w:val="32"/>
          <w:szCs w:val="32"/>
        </w:rPr>
      </w:pPr>
    </w:p>
    <w:p w14:paraId="1DC528AF" w14:textId="17930E76" w:rsidR="00CE5C98" w:rsidRPr="000C4C1E" w:rsidRDefault="005A2C3B" w:rsidP="007E5588">
      <w:pPr>
        <w:jc w:val="center"/>
        <w:rPr>
          <w:b/>
          <w:bCs/>
        </w:rPr>
      </w:pPr>
      <w:r w:rsidRPr="00715900">
        <w:rPr>
          <w:b/>
          <w:bCs/>
        </w:rPr>
        <w:t>VŠEOBECNÉ OBCHODNÍ PODMÍNKY</w:t>
      </w:r>
    </w:p>
    <w:p w14:paraId="23008CEA" w14:textId="7A9FD30A" w:rsidR="0073709A" w:rsidRDefault="0073709A" w:rsidP="007E5588">
      <w:pPr>
        <w:spacing w:after="0"/>
        <w:jc w:val="both"/>
      </w:pPr>
      <w:r>
        <w:t xml:space="preserve">společnosti LUNASTAV CZ s.r.o. IČO: 05591872, </w:t>
      </w:r>
      <w:r w:rsidR="007E5588">
        <w:t xml:space="preserve">se </w:t>
      </w:r>
      <w:r>
        <w:t>sídlem Ostrovní 2059/4, 110 00 Praha</w:t>
      </w:r>
      <w:r w:rsidR="007E5588">
        <w:t xml:space="preserve"> a </w:t>
      </w:r>
      <w:r>
        <w:t xml:space="preserve">s korespondenční adresou </w:t>
      </w:r>
      <w:hyperlink r:id="rId13" w:history="1">
        <w:r w:rsidR="000F4C8C" w:rsidRPr="000F4C8C">
          <w:rPr>
            <w:rStyle w:val="Hyperlink"/>
          </w:rPr>
          <w:t>Gočárova tř. 227/50, 500 02 Hradec Králové 2</w:t>
        </w:r>
      </w:hyperlink>
      <w:r w:rsidR="007E5588">
        <w:t xml:space="preserve">, </w:t>
      </w:r>
      <w:r>
        <w:t xml:space="preserve">zapsaná </w:t>
      </w:r>
      <w:r w:rsidRPr="00CC53C5">
        <w:t>u městského soudu v Praze: oddíl C, vložka 266609</w:t>
      </w:r>
      <w:r w:rsidR="000C4C1E">
        <w:t xml:space="preserve"> (dále také jako „Podmínky“) s účinností ode dne 1.</w:t>
      </w:r>
      <w:r w:rsidR="000F4C8C">
        <w:t>2</w:t>
      </w:r>
      <w:r w:rsidR="000C4C1E">
        <w:t>.202</w:t>
      </w:r>
      <w:r w:rsidR="000F4C8C">
        <w:t>6</w:t>
      </w:r>
      <w:r w:rsidR="007E5588">
        <w:t>.</w:t>
      </w:r>
    </w:p>
    <w:p w14:paraId="09CE7632" w14:textId="5AE26104" w:rsidR="00CE5C98" w:rsidRDefault="00CE5C98" w:rsidP="007E5588">
      <w:pPr>
        <w:jc w:val="both"/>
      </w:pPr>
    </w:p>
    <w:p w14:paraId="19B506DE" w14:textId="383735A7" w:rsidR="00CE5C98" w:rsidRDefault="005A2C3B" w:rsidP="007E5588">
      <w:pPr>
        <w:pStyle w:val="ListParagraph"/>
        <w:numPr>
          <w:ilvl w:val="0"/>
          <w:numId w:val="5"/>
        </w:numPr>
        <w:jc w:val="center"/>
      </w:pPr>
      <w:r>
        <w:t>Úvodní ustanovení</w:t>
      </w:r>
    </w:p>
    <w:p w14:paraId="7E9E89D9" w14:textId="77777777" w:rsidR="006C33EA" w:rsidRDefault="006C33EA" w:rsidP="006C33EA">
      <w:pPr>
        <w:pStyle w:val="ListParagraph"/>
        <w:ind w:left="360"/>
      </w:pPr>
    </w:p>
    <w:p w14:paraId="61E44172" w14:textId="5DA53A83" w:rsidR="00D35AAD" w:rsidRDefault="005A2C3B" w:rsidP="006834F7">
      <w:pPr>
        <w:pStyle w:val="ListParagraph"/>
        <w:numPr>
          <w:ilvl w:val="1"/>
          <w:numId w:val="5"/>
        </w:numPr>
        <w:jc w:val="both"/>
      </w:pPr>
      <w:r>
        <w:t xml:space="preserve">Tyto Podmínky </w:t>
      </w:r>
      <w:r w:rsidR="000C4C1E">
        <w:t>společnosti LUNASTAV CZ s.r.o. IČO: 05591872, se sídlem Ostrovní 2059/4, 110 00 Praha 1</w:t>
      </w:r>
      <w:r>
        <w:t xml:space="preserve"> (dále také jako „Zhotovitel“), jsou nedílnou součástí Smlouvy o dílo (dále jen jako „Smlouva“), ve které je na tyto Podmínky odkazováno ve smyslu § 1751 odst. 1 zákona č. 89/2012 Sb., občanský zákoník, ve znění pozdějších předpisů (dále jen jako „OZ“), a která je uzavřena mezi společností </w:t>
      </w:r>
      <w:r w:rsidR="00DE3365">
        <w:t>LUNASTAV CZ</w:t>
      </w:r>
      <w:r>
        <w:t xml:space="preserve"> s.r.o. jako Zhotovitelem a </w:t>
      </w:r>
      <w:r w:rsidR="006834F7">
        <w:t>o</w:t>
      </w:r>
      <w:r>
        <w:t>bjednatelem uvedeným ve Smlouvě</w:t>
      </w:r>
      <w:r w:rsidR="006834F7">
        <w:t xml:space="preserve"> (dále jen „Objednatel“)</w:t>
      </w:r>
      <w:r>
        <w:t xml:space="preserve"> a jejímž předmětem je provedení </w:t>
      </w:r>
      <w:r w:rsidR="006834F7">
        <w:t>d</w:t>
      </w:r>
      <w:r>
        <w:t>íla uvedeného ve Smlouvě</w:t>
      </w:r>
      <w:r w:rsidR="006834F7">
        <w:t xml:space="preserve"> (dále jen „Dílo“)</w:t>
      </w:r>
      <w:r>
        <w:t xml:space="preserve">. </w:t>
      </w:r>
    </w:p>
    <w:p w14:paraId="40C53293" w14:textId="77777777" w:rsidR="00E300D8" w:rsidRDefault="00E300D8" w:rsidP="00E300D8">
      <w:pPr>
        <w:pStyle w:val="ListParagraph"/>
        <w:jc w:val="both"/>
      </w:pPr>
    </w:p>
    <w:p w14:paraId="49ACAACA" w14:textId="544A3FE6" w:rsidR="00E300D8" w:rsidRDefault="005A2C3B" w:rsidP="00E300D8">
      <w:pPr>
        <w:pStyle w:val="ListParagraph"/>
        <w:numPr>
          <w:ilvl w:val="1"/>
          <w:numId w:val="5"/>
        </w:numPr>
        <w:jc w:val="both"/>
      </w:pPr>
      <w:r>
        <w:t xml:space="preserve">Tyto Podmínky upravují práva a povinnosti Objednatele a Zhotovitele (společně dále jen jako „Strany“) při zhotovení Díla dle Smlouvy. </w:t>
      </w:r>
    </w:p>
    <w:p w14:paraId="6BE0CC86" w14:textId="77777777" w:rsidR="00E300D8" w:rsidRDefault="00E300D8" w:rsidP="00E300D8">
      <w:pPr>
        <w:pStyle w:val="ListParagraph"/>
        <w:jc w:val="both"/>
      </w:pPr>
    </w:p>
    <w:p w14:paraId="3C6CA9AD" w14:textId="0C556ADD" w:rsidR="00E300D8" w:rsidRDefault="005A2C3B" w:rsidP="00E300D8">
      <w:pPr>
        <w:pStyle w:val="ListParagraph"/>
        <w:numPr>
          <w:ilvl w:val="1"/>
          <w:numId w:val="5"/>
        </w:numPr>
        <w:jc w:val="both"/>
      </w:pPr>
      <w:r>
        <w:t xml:space="preserve">Kontaktní údaje Zhotovitele jsou uvedeny na internetových stránkách Zhotovitele na adrese </w:t>
      </w:r>
      <w:hyperlink r:id="rId14" w:history="1">
        <w:r w:rsidR="00DE3365">
          <w:rPr>
            <w:rStyle w:val="Hyperlink"/>
          </w:rPr>
          <w:t>https://lunastav.cz/</w:t>
        </w:r>
      </w:hyperlink>
      <w:r w:rsidR="00D35AAD">
        <w:t>.</w:t>
      </w:r>
    </w:p>
    <w:p w14:paraId="5173CA3D" w14:textId="77777777" w:rsidR="00E300D8" w:rsidRDefault="00E300D8" w:rsidP="00E300D8">
      <w:pPr>
        <w:pStyle w:val="ListParagraph"/>
      </w:pPr>
    </w:p>
    <w:p w14:paraId="59F715A2" w14:textId="2B119913" w:rsidR="005A10C3" w:rsidRDefault="005A2C3B" w:rsidP="007E5588">
      <w:pPr>
        <w:pStyle w:val="ListParagraph"/>
        <w:numPr>
          <w:ilvl w:val="1"/>
          <w:numId w:val="5"/>
        </w:numPr>
        <w:jc w:val="both"/>
      </w:pPr>
      <w:r>
        <w:t xml:space="preserve">Podmínky jsou pro Strany závazné, kdy ujednání ve Smlouvě má přednost před ujednáním v těchto Podmínkách. </w:t>
      </w:r>
    </w:p>
    <w:p w14:paraId="7FC6A53A" w14:textId="77777777" w:rsidR="00145FB9" w:rsidRDefault="00145FB9" w:rsidP="007E5588">
      <w:pPr>
        <w:pStyle w:val="ListParagraph"/>
        <w:jc w:val="both"/>
      </w:pPr>
    </w:p>
    <w:p w14:paraId="34854239" w14:textId="272011C1" w:rsidR="005A10C3" w:rsidRDefault="005A2C3B" w:rsidP="007E5588">
      <w:pPr>
        <w:pStyle w:val="ListParagraph"/>
        <w:numPr>
          <w:ilvl w:val="0"/>
          <w:numId w:val="5"/>
        </w:numPr>
        <w:jc w:val="center"/>
      </w:pPr>
      <w:r>
        <w:t>Zhotovení Díla</w:t>
      </w:r>
    </w:p>
    <w:p w14:paraId="04683F91" w14:textId="77777777" w:rsidR="006C33EA" w:rsidRDefault="006C33EA" w:rsidP="006C33EA">
      <w:pPr>
        <w:pStyle w:val="ListParagraph"/>
        <w:ind w:left="360"/>
      </w:pPr>
    </w:p>
    <w:p w14:paraId="4CD5C5A8" w14:textId="15949506" w:rsidR="00C539C2" w:rsidRPr="00384794" w:rsidRDefault="00C539C2" w:rsidP="007E5588">
      <w:pPr>
        <w:pStyle w:val="ListParagraph"/>
        <w:numPr>
          <w:ilvl w:val="1"/>
          <w:numId w:val="5"/>
        </w:numPr>
        <w:jc w:val="both"/>
      </w:pPr>
      <w:r w:rsidRPr="00384794">
        <w:t>Zhotovení Díla zahrnuje dodání veškerých montážních prací, komponentů a materiálů nutných k řádnému provedení Díla</w:t>
      </w:r>
      <w:r w:rsidR="006834F7">
        <w:t>.</w:t>
      </w:r>
      <w:r w:rsidRPr="00384794">
        <w:t xml:space="preserve"> </w:t>
      </w:r>
    </w:p>
    <w:p w14:paraId="348AF0F7" w14:textId="77777777" w:rsidR="005A10C3" w:rsidRDefault="005A10C3" w:rsidP="007E5588">
      <w:pPr>
        <w:pStyle w:val="ListParagraph"/>
        <w:ind w:left="405"/>
        <w:jc w:val="both"/>
      </w:pPr>
    </w:p>
    <w:p w14:paraId="512521B7" w14:textId="6B01E31C" w:rsidR="005A10C3" w:rsidRDefault="005A2C3B" w:rsidP="007E5588">
      <w:pPr>
        <w:pStyle w:val="ListParagraph"/>
        <w:numPr>
          <w:ilvl w:val="0"/>
          <w:numId w:val="5"/>
        </w:numPr>
        <w:jc w:val="center"/>
      </w:pPr>
      <w:r>
        <w:t>Způsob provádění Díla</w:t>
      </w:r>
    </w:p>
    <w:p w14:paraId="658620E1" w14:textId="77777777" w:rsidR="006C33EA" w:rsidRDefault="006C33EA" w:rsidP="006C33EA">
      <w:pPr>
        <w:pStyle w:val="ListParagraph"/>
        <w:ind w:left="360"/>
      </w:pPr>
    </w:p>
    <w:p w14:paraId="1477507E" w14:textId="7AD0B163" w:rsidR="00E300D8" w:rsidRDefault="005A2C3B" w:rsidP="00E300D8">
      <w:pPr>
        <w:pStyle w:val="ListParagraph"/>
        <w:numPr>
          <w:ilvl w:val="1"/>
          <w:numId w:val="5"/>
        </w:numPr>
        <w:jc w:val="both"/>
      </w:pPr>
      <w:r>
        <w:t>Zhotovitel je povinen provést Dílo v rozsahu a za podmínek stanovených ve Smlouvě, v souladu se všemi platnými a účinnými právními předpisy a v souladu s příslušnými technickými normami (ČSN, EN) a technickými předpisy výrobců jednotlivý</w:t>
      </w:r>
      <w:r w:rsidR="00384794">
        <w:t>ch</w:t>
      </w:r>
      <w:r>
        <w:t xml:space="preserve"> částí (komponentů) tvořící Dílo. </w:t>
      </w:r>
    </w:p>
    <w:p w14:paraId="2550DC3C" w14:textId="77777777" w:rsidR="00E300D8" w:rsidRDefault="00E300D8" w:rsidP="00E300D8">
      <w:pPr>
        <w:pStyle w:val="ListParagraph"/>
        <w:jc w:val="both"/>
      </w:pPr>
    </w:p>
    <w:p w14:paraId="5099D066" w14:textId="6FA75025" w:rsidR="00E300D8" w:rsidRDefault="005A2C3B" w:rsidP="00E300D8">
      <w:pPr>
        <w:pStyle w:val="ListParagraph"/>
        <w:numPr>
          <w:ilvl w:val="1"/>
          <w:numId w:val="5"/>
        </w:numPr>
        <w:jc w:val="both"/>
      </w:pPr>
      <w:r>
        <w:t xml:space="preserve">Zhotovitel se zavazuje práce na Díle provádět v souladu se všemi bezpečnostními, protipožárními předpisy a předpisy na ochranu životního prostředí. Zhotovitel je povinen udržovat v </w:t>
      </w:r>
      <w:r w:rsidR="004F6915">
        <w:t xml:space="preserve">místě </w:t>
      </w:r>
      <w:r>
        <w:t>plnění dle Smlouvy</w:t>
      </w:r>
      <w:r w:rsidR="004F6915">
        <w:t xml:space="preserve"> (dále jen „Místo plnění“)</w:t>
      </w:r>
      <w:r>
        <w:t xml:space="preserve"> pořádek a čistotu, je povinen na svůj náklad odstraňovat odpady a nečistoty vzniklé při provádění Díla na Místě plnění dle Smlouvy. </w:t>
      </w:r>
    </w:p>
    <w:p w14:paraId="15289E7E" w14:textId="77777777" w:rsidR="00E300D8" w:rsidRDefault="00E300D8" w:rsidP="00E300D8">
      <w:pPr>
        <w:pStyle w:val="ListParagraph"/>
      </w:pPr>
    </w:p>
    <w:p w14:paraId="12FEF438" w14:textId="5B578B0C" w:rsidR="005A10C3" w:rsidRDefault="005A2C3B" w:rsidP="007E5588">
      <w:pPr>
        <w:pStyle w:val="ListParagraph"/>
        <w:numPr>
          <w:ilvl w:val="1"/>
          <w:numId w:val="5"/>
        </w:numPr>
        <w:jc w:val="both"/>
      </w:pPr>
      <w:r>
        <w:t xml:space="preserve">Zhotovitel se zavazuje provést Dílo s potřebnou péčí a ve lhůtě stanovené ve Smlouvě. </w:t>
      </w:r>
    </w:p>
    <w:p w14:paraId="20AA30DC" w14:textId="77777777" w:rsidR="00E300D8" w:rsidRDefault="00E300D8" w:rsidP="00E300D8">
      <w:pPr>
        <w:pStyle w:val="ListParagraph"/>
      </w:pPr>
    </w:p>
    <w:p w14:paraId="0DC47FF5" w14:textId="0C5A411B" w:rsidR="005A10C3" w:rsidRDefault="005A2C3B" w:rsidP="007E5588">
      <w:pPr>
        <w:pStyle w:val="ListParagraph"/>
        <w:numPr>
          <w:ilvl w:val="1"/>
          <w:numId w:val="5"/>
        </w:numPr>
        <w:jc w:val="both"/>
      </w:pPr>
      <w:r>
        <w:lastRenderedPageBreak/>
        <w:t xml:space="preserve">Zhotovitel je oprávněn využít k provedení Díla třetí osoby (dále jen jako „Subdodavatelé“) dle podmínek stanovených ve Smlouvě. </w:t>
      </w:r>
    </w:p>
    <w:p w14:paraId="3F197CEF" w14:textId="77777777" w:rsidR="004F6915" w:rsidRDefault="004F6915" w:rsidP="004F6915">
      <w:pPr>
        <w:pStyle w:val="ListParagraph"/>
        <w:ind w:left="360"/>
      </w:pPr>
    </w:p>
    <w:p w14:paraId="76CD7757" w14:textId="7D8053BD" w:rsidR="005A10C3" w:rsidRDefault="005A2C3B" w:rsidP="007E5588">
      <w:pPr>
        <w:pStyle w:val="ListParagraph"/>
        <w:numPr>
          <w:ilvl w:val="0"/>
          <w:numId w:val="5"/>
        </w:numPr>
        <w:jc w:val="center"/>
      </w:pPr>
      <w:r>
        <w:t>Místo plnění</w:t>
      </w:r>
    </w:p>
    <w:p w14:paraId="41B14653" w14:textId="77777777" w:rsidR="006C33EA" w:rsidRDefault="006C33EA" w:rsidP="006C33EA">
      <w:pPr>
        <w:pStyle w:val="ListParagraph"/>
        <w:ind w:left="360"/>
      </w:pPr>
    </w:p>
    <w:p w14:paraId="10A07C55" w14:textId="4C1488B1" w:rsidR="005A10C3" w:rsidRDefault="005A2C3B" w:rsidP="007E5588">
      <w:pPr>
        <w:pStyle w:val="ListParagraph"/>
        <w:numPr>
          <w:ilvl w:val="1"/>
          <w:numId w:val="5"/>
        </w:numPr>
        <w:jc w:val="both"/>
      </w:pPr>
      <w:r>
        <w:t xml:space="preserve">Objednatel je povinen zajistit Zhotoviteli (Subdodavatelům) v Místě plnění dle Smlouvy možnost využití sociálního zařízení a elektrické energie v rozsahu požadovaném Zhotovitelem (Subdodavateli). Náklady s odběrem vody a elektrické energie v Místě plnění dle Smlouvy nese v celém rozsahu Objednatel. </w:t>
      </w:r>
    </w:p>
    <w:p w14:paraId="774A3B23" w14:textId="77777777" w:rsidR="005A10C3" w:rsidRDefault="005A10C3" w:rsidP="007E5588">
      <w:pPr>
        <w:pStyle w:val="ListParagraph"/>
        <w:ind w:left="765"/>
        <w:jc w:val="both"/>
      </w:pPr>
    </w:p>
    <w:p w14:paraId="06B231F5" w14:textId="4FB6D510" w:rsidR="005A10C3" w:rsidRDefault="005A2C3B" w:rsidP="007E5588">
      <w:pPr>
        <w:pStyle w:val="ListParagraph"/>
        <w:numPr>
          <w:ilvl w:val="1"/>
          <w:numId w:val="5"/>
        </w:numPr>
        <w:jc w:val="both"/>
      </w:pPr>
      <w:r>
        <w:t xml:space="preserve">Objednatel je povinen před zahájením provádění Díla sdělit, nebo předat Zhotoviteli veškeré informace o stavu </w:t>
      </w:r>
      <w:r w:rsidRPr="002449E4">
        <w:t>Místa plnění dle Smlouvy</w:t>
      </w:r>
      <w:r>
        <w:t xml:space="preserve"> (stavby), které jsou významné pro provedení Díla a jeho kvalitu, kdy se zejména jedná: (i) o stav </w:t>
      </w:r>
      <w:r w:rsidR="008A587D">
        <w:t>zdiva</w:t>
      </w:r>
      <w:r>
        <w:t xml:space="preserve"> stavby, na které se Dílo provádí, (ii) stav střechy, krovů a dalších potřebných prostor, (i</w:t>
      </w:r>
      <w:r w:rsidR="008A587D">
        <w:t>ii</w:t>
      </w:r>
      <w:r>
        <w:t>) stav zateplení stavby, kdy Objednatel je povinen doložit, že systém větrání s rekuperací nesmí být veden mimo zateplenou část stavby</w:t>
      </w:r>
      <w:r w:rsidR="008B738B">
        <w:t>.</w:t>
      </w:r>
    </w:p>
    <w:p w14:paraId="32CA0580" w14:textId="77777777" w:rsidR="005A10C3" w:rsidRDefault="005A10C3" w:rsidP="007E5588">
      <w:pPr>
        <w:pStyle w:val="ListParagraph"/>
        <w:ind w:left="405"/>
        <w:jc w:val="both"/>
      </w:pPr>
    </w:p>
    <w:p w14:paraId="2A6B52EE" w14:textId="50C6DD1C" w:rsidR="005A10C3" w:rsidRDefault="005A2C3B" w:rsidP="007E5588">
      <w:pPr>
        <w:pStyle w:val="ListParagraph"/>
        <w:numPr>
          <w:ilvl w:val="1"/>
          <w:numId w:val="5"/>
        </w:numPr>
        <w:jc w:val="both"/>
      </w:pPr>
      <w:r>
        <w:t>Objednatel je povinen před zahájením provádění Díla umožnit Zhotoviteli (Subdodavatelům) osobní prohlídku potřebných prostor na Místě plnění dle Smlouvy, a to za účelem zjištění, nebo zajištění stavební připravenosti, je-li zajišťována Zhotovitelem na základě objednání Objednatelem, a upřesnění technického řešení Díla a k zajištění informací z hlediska bezpečnosti a ochrany zdraví při práci a požární ochrany. V případě, že v průběhu provádění Díla bude zjištěno, že Objednatel nesdělil Zhotoviteli pravdivé informace o skutečnostech uvedených v odst. 2</w:t>
      </w:r>
      <w:r w:rsidR="00BF45F6">
        <w:t>)</w:t>
      </w:r>
      <w:r>
        <w:t xml:space="preserve"> a 3</w:t>
      </w:r>
      <w:r w:rsidR="00BF45F6">
        <w:t>)</w:t>
      </w:r>
      <w:r>
        <w:t xml:space="preserve"> tohoto článku, budou přičteny důsledky situace vzniklé z neznalosti, nebo nepravdivosti těchto informací Zhotovitelem k tíži Objednatele a Zhotovitel nenese odpovědnost za vzniklé prodlení při provádění Díla. </w:t>
      </w:r>
    </w:p>
    <w:p w14:paraId="64353323" w14:textId="77777777" w:rsidR="005A10C3" w:rsidRDefault="005A10C3" w:rsidP="007E5588">
      <w:pPr>
        <w:pStyle w:val="ListParagraph"/>
        <w:ind w:left="405"/>
        <w:jc w:val="both"/>
      </w:pPr>
    </w:p>
    <w:p w14:paraId="265CA676" w14:textId="1E3E0D1E" w:rsidR="005A10C3" w:rsidRDefault="005A2C3B" w:rsidP="007E5588">
      <w:pPr>
        <w:pStyle w:val="ListParagraph"/>
        <w:numPr>
          <w:ilvl w:val="1"/>
          <w:numId w:val="5"/>
        </w:numPr>
        <w:jc w:val="both"/>
      </w:pPr>
      <w:r>
        <w:t xml:space="preserve">Objednatel je povinen pro hladký průběh provádění Díla dodržet tyto podmínky: </w:t>
      </w:r>
    </w:p>
    <w:p w14:paraId="58B69DB9" w14:textId="54ED1421" w:rsidR="005A10C3" w:rsidRDefault="005A10C3" w:rsidP="007E5588">
      <w:pPr>
        <w:pStyle w:val="ListParagraph"/>
        <w:ind w:left="708"/>
        <w:jc w:val="both"/>
      </w:pPr>
    </w:p>
    <w:p w14:paraId="49FBD5CE" w14:textId="5E45942F" w:rsidR="005A10C3" w:rsidRDefault="008B4033" w:rsidP="007E5588">
      <w:pPr>
        <w:pStyle w:val="ListParagraph"/>
        <w:ind w:left="708"/>
        <w:jc w:val="both"/>
      </w:pPr>
      <w:r>
        <w:t>a</w:t>
      </w:r>
      <w:r w:rsidR="005A2C3B">
        <w:t xml:space="preserve">) pokud dojde před instalací Díla ke změně </w:t>
      </w:r>
      <w:r>
        <w:t>technických vlastností zdiva</w:t>
      </w:r>
      <w:r w:rsidR="005A2C3B">
        <w:t xml:space="preserve"> stavby, na které se Dílo provádí, je nutné tuto skutečnost neprodleně oznámit Zhotoviteli</w:t>
      </w:r>
      <w:r w:rsidR="00664E4E">
        <w:t>,</w:t>
      </w:r>
    </w:p>
    <w:p w14:paraId="33D9E390" w14:textId="0454C73C" w:rsidR="005A10C3" w:rsidRDefault="008B4033" w:rsidP="007E5588">
      <w:pPr>
        <w:pStyle w:val="ListParagraph"/>
        <w:ind w:left="708"/>
        <w:jc w:val="both"/>
      </w:pPr>
      <w:r>
        <w:t>b</w:t>
      </w:r>
      <w:r w:rsidR="005A2C3B">
        <w:t>) umožnit bezúplatné parkování Zhotoviteli (Subdodavatelům) při instalaci Díla na pozemku, jenž je oprávněn užívat Objednatel, a to v bezprostřední blízkosti Místa plnění dle Smlouvy</w:t>
      </w:r>
      <w:r w:rsidR="00664E4E">
        <w:t>,</w:t>
      </w:r>
      <w:r w:rsidR="005A2C3B">
        <w:t xml:space="preserve"> </w:t>
      </w:r>
    </w:p>
    <w:p w14:paraId="02567D8F" w14:textId="37A4E276" w:rsidR="005A10C3" w:rsidRDefault="008B4033" w:rsidP="007E5588">
      <w:pPr>
        <w:pStyle w:val="ListParagraph"/>
        <w:ind w:left="708"/>
        <w:jc w:val="both"/>
      </w:pPr>
      <w:r>
        <w:t>c</w:t>
      </w:r>
      <w:r w:rsidR="005A2C3B">
        <w:t>) zajistit Zhotoviteli (Subdodavatelům) přístup na Místo plnění po celou dobu plnění Smlouvy</w:t>
      </w:r>
      <w:r w:rsidR="00664E4E">
        <w:t>.</w:t>
      </w:r>
      <w:r w:rsidR="005A2C3B">
        <w:t xml:space="preserve"> </w:t>
      </w:r>
    </w:p>
    <w:p w14:paraId="27A588EB" w14:textId="7AF3C8AD" w:rsidR="008B4033" w:rsidRDefault="008B4033" w:rsidP="007E5588">
      <w:pPr>
        <w:pStyle w:val="ListParagraph"/>
        <w:ind w:left="708"/>
        <w:jc w:val="both"/>
      </w:pPr>
      <w:r>
        <w:t>d) zajistit zhotoviteli</w:t>
      </w:r>
      <w:r w:rsidR="0098128A">
        <w:t xml:space="preserve"> (subdodavatelům) přístup k elektrické energii</w:t>
      </w:r>
      <w:r w:rsidR="00664E4E">
        <w:t>, a to p</w:t>
      </w:r>
      <w:r w:rsidR="0098128A">
        <w:t>o celou dobu plnění Smlouvy.</w:t>
      </w:r>
    </w:p>
    <w:p w14:paraId="19AFE555" w14:textId="77777777" w:rsidR="005A10C3" w:rsidRDefault="005A10C3" w:rsidP="007E5588">
      <w:pPr>
        <w:pStyle w:val="ListParagraph"/>
        <w:ind w:left="405"/>
        <w:jc w:val="both"/>
      </w:pPr>
    </w:p>
    <w:p w14:paraId="1E8DF5EE" w14:textId="7C4E3B6F" w:rsidR="005A10C3" w:rsidRDefault="005A2C3B" w:rsidP="007E5588">
      <w:pPr>
        <w:pStyle w:val="ListParagraph"/>
        <w:numPr>
          <w:ilvl w:val="1"/>
          <w:numId w:val="5"/>
        </w:numPr>
        <w:jc w:val="both"/>
      </w:pPr>
      <w:r>
        <w:t>Pokud není Místo plnění dle Smlouvy nebo přístup k Místu plnění dle Smlouvy uzpůsoben pro zahájení a provádění Díla, o čemž je Zhotovitel povinen Objednatele bezodkladně informovat, posouvá se termín zhotovení Díla o dobu, než bude Místo plnění dle Smlouvy nebo přístup k</w:t>
      </w:r>
      <w:r w:rsidR="00664E4E">
        <w:t> </w:t>
      </w:r>
      <w:r>
        <w:t xml:space="preserve">němu uzpůsoben pro zahájení provádění Díla. </w:t>
      </w:r>
    </w:p>
    <w:p w14:paraId="3F48D5F9" w14:textId="77777777" w:rsidR="005A10C3" w:rsidRDefault="005A10C3" w:rsidP="007E5588">
      <w:pPr>
        <w:pStyle w:val="ListParagraph"/>
        <w:ind w:left="405"/>
        <w:jc w:val="both"/>
      </w:pPr>
    </w:p>
    <w:p w14:paraId="4E655B23" w14:textId="394E4C6A" w:rsidR="005A10C3" w:rsidRDefault="005A2C3B" w:rsidP="007E5588">
      <w:pPr>
        <w:pStyle w:val="ListParagraph"/>
        <w:numPr>
          <w:ilvl w:val="1"/>
          <w:numId w:val="5"/>
        </w:numPr>
        <w:jc w:val="both"/>
      </w:pPr>
      <w:r>
        <w:t>Jestliže Zhotovitel (Subdodavatelé) při provádění Díla narazí na překážky nebo fyzické podmínky, které ani jako zkušený Zhotovitel nemohl přiměřeně předvídat, a jestliže je Zhotovitel toho názoru, že v důsledku těchto okolností mu vzniknou dodatečné náklady a/nebo bude nutné prodloužit dobu provádění Díla, je povinen o tom uvědomit Objednatele. V</w:t>
      </w:r>
      <w:r w:rsidR="00664E4E">
        <w:t> </w:t>
      </w:r>
      <w:r>
        <w:t xml:space="preserve">oznámení Zhotovitele Objednateli musí být uvedena povaha překážek a/nebo fyzických podmínek s vysvětlením jejich předpokládaného dopadu, popis opatření, která Zhotovitel </w:t>
      </w:r>
      <w:r>
        <w:lastRenderedPageBreak/>
        <w:t xml:space="preserve">podnikl nebo hodlá podniknout, jakož i rozsah předpokládaného zpoždění nebo narušení realizace prací na Díla. </w:t>
      </w:r>
    </w:p>
    <w:p w14:paraId="6533B956" w14:textId="77777777" w:rsidR="005A10C3" w:rsidRDefault="005A10C3" w:rsidP="007E5588">
      <w:pPr>
        <w:pStyle w:val="ListParagraph"/>
        <w:ind w:left="405"/>
        <w:jc w:val="both"/>
      </w:pPr>
    </w:p>
    <w:p w14:paraId="13EEB324" w14:textId="3DE835E6" w:rsidR="005A10C3" w:rsidRDefault="005A2C3B" w:rsidP="007E5588">
      <w:pPr>
        <w:pStyle w:val="ListParagraph"/>
        <w:numPr>
          <w:ilvl w:val="0"/>
          <w:numId w:val="5"/>
        </w:numPr>
        <w:jc w:val="center"/>
      </w:pPr>
      <w:r>
        <w:t>Součinnost Objednatele a poskytnutí informací</w:t>
      </w:r>
    </w:p>
    <w:p w14:paraId="7E774A3B" w14:textId="77777777" w:rsidR="006C33EA" w:rsidRDefault="006C33EA" w:rsidP="006C33EA">
      <w:pPr>
        <w:pStyle w:val="ListParagraph"/>
        <w:ind w:left="360"/>
      </w:pPr>
    </w:p>
    <w:p w14:paraId="6638F6B8" w14:textId="36F457EE" w:rsidR="005A10C3" w:rsidRDefault="005A2C3B" w:rsidP="006C33EA">
      <w:pPr>
        <w:pStyle w:val="ListParagraph"/>
        <w:numPr>
          <w:ilvl w:val="1"/>
          <w:numId w:val="5"/>
        </w:numPr>
        <w:jc w:val="both"/>
      </w:pPr>
      <w:r>
        <w:t>Má-li Objednatel za to, že nastaly okolnosti, které mohou mít vliv na plnění jeho součinnosti, neprodleně tuto skutečnost oznámí Zhotoviteli, přičemž uvede podrobnosti o povaze a</w:t>
      </w:r>
      <w:r w:rsidR="00664E4E">
        <w:t> </w:t>
      </w:r>
      <w:r>
        <w:t xml:space="preserve">pravděpodobném trvání následků takových okolností. </w:t>
      </w:r>
    </w:p>
    <w:p w14:paraId="65D857A1" w14:textId="77777777" w:rsidR="006C33EA" w:rsidRDefault="006C33EA" w:rsidP="006C33EA">
      <w:pPr>
        <w:pStyle w:val="ListParagraph"/>
        <w:jc w:val="both"/>
      </w:pPr>
    </w:p>
    <w:p w14:paraId="0FCCB45A" w14:textId="11BF4A64" w:rsidR="005A10C3" w:rsidRDefault="005A2C3B" w:rsidP="007E5588">
      <w:pPr>
        <w:pStyle w:val="ListParagraph"/>
        <w:numPr>
          <w:ilvl w:val="0"/>
          <w:numId w:val="5"/>
        </w:numPr>
        <w:jc w:val="center"/>
      </w:pPr>
      <w:r>
        <w:t>Dokončení Díla, předání a převzetí Díla</w:t>
      </w:r>
    </w:p>
    <w:p w14:paraId="5C02282F" w14:textId="77777777" w:rsidR="005A10C3" w:rsidRDefault="005A10C3" w:rsidP="007E5588">
      <w:pPr>
        <w:pStyle w:val="ListParagraph"/>
        <w:ind w:left="405"/>
        <w:jc w:val="both"/>
      </w:pPr>
    </w:p>
    <w:p w14:paraId="11DD05CC" w14:textId="7EDD8941" w:rsidR="005A10C3" w:rsidRDefault="005A2C3B" w:rsidP="007E5588">
      <w:pPr>
        <w:pStyle w:val="ListParagraph"/>
        <w:numPr>
          <w:ilvl w:val="1"/>
          <w:numId w:val="5"/>
        </w:numPr>
        <w:jc w:val="both"/>
      </w:pPr>
      <w:r>
        <w:t xml:space="preserve">Po </w:t>
      </w:r>
      <w:r w:rsidR="00664E4E">
        <w:t xml:space="preserve">dokončení </w:t>
      </w:r>
      <w:r>
        <w:t>Díla bude Objednateli předán k podpisu předávací protokol s</w:t>
      </w:r>
      <w:r w:rsidR="00664E4E">
        <w:t> </w:t>
      </w:r>
      <w:r>
        <w:t xml:space="preserve">rozpisem všech dodaných částí Díla (komponentů), kdy předávací protokol bude obsahovat zejména: (i) identifikační údaje Objednatele a Zhotovitele, (ii) identifikaci </w:t>
      </w:r>
      <w:r w:rsidR="00794F75">
        <w:t>aplikovaných materiálů</w:t>
      </w:r>
      <w:r>
        <w:t xml:space="preserve"> (iii) prohlášení Objednatele a Zhotovitele o předání a převzetí </w:t>
      </w:r>
      <w:r w:rsidR="00004D79">
        <w:t>technologií</w:t>
      </w:r>
      <w:r>
        <w:t>, jež tvoří Dílo</w:t>
      </w:r>
      <w:r w:rsidR="00004D79">
        <w:t xml:space="preserve">, </w:t>
      </w:r>
      <w:r>
        <w:t>a Místa plnění dle Smlouvy, jakožto staveniště, (iv) prohlášení Objednatele, že byl seznámen s veškerou dokumentací k Dílu (v) soupis víceprací nad rámec prací dle Smlouvy, a to vše v případě vzniku víceprací. Strany souhlasí s tím, že Zhotovitel (Subdodavatel) může Objednateli dílčím protokolem protokolárně předat část Díla v podobě dokončené</w:t>
      </w:r>
      <w:r w:rsidR="00904CB3">
        <w:t xml:space="preserve"> části</w:t>
      </w:r>
      <w:r>
        <w:t xml:space="preserve"> </w:t>
      </w:r>
      <w:r w:rsidR="00745B13">
        <w:t xml:space="preserve">realizace </w:t>
      </w:r>
      <w:r>
        <w:t>na Místě plnění dle Smlouvy, kdy ve Smlouvě a v těchto Podmínkách zamýšlené následky má až předávací protokol, na jehož základě dojde k</w:t>
      </w:r>
      <w:r w:rsidR="00412F39">
        <w:t> předání d</w:t>
      </w:r>
      <w:r>
        <w:t xml:space="preserve">íla, a tedy k jeho celkovému dokončení v souladu se Smlouvou a těmito Podmínkami. </w:t>
      </w:r>
    </w:p>
    <w:p w14:paraId="53BAF104" w14:textId="77777777" w:rsidR="005A10C3" w:rsidRDefault="005A10C3" w:rsidP="007E5588">
      <w:pPr>
        <w:pStyle w:val="ListParagraph"/>
        <w:ind w:left="405"/>
        <w:jc w:val="both"/>
      </w:pPr>
    </w:p>
    <w:p w14:paraId="005B16D6" w14:textId="00F8CB17" w:rsidR="000A2537" w:rsidRDefault="005A2C3B" w:rsidP="007E5588">
      <w:pPr>
        <w:pStyle w:val="ListParagraph"/>
        <w:numPr>
          <w:ilvl w:val="1"/>
          <w:numId w:val="5"/>
        </w:numPr>
        <w:jc w:val="both"/>
      </w:pPr>
      <w:r>
        <w:t>Veškerou dokumentací k Dílu dle odst. 1 bodu (iv) tohoto článku se rozumí jednotlivé produktové listy</w:t>
      </w:r>
      <w:r w:rsidR="00B333D4">
        <w:t xml:space="preserve"> </w:t>
      </w:r>
      <w:r>
        <w:t>tvořící Dílo, které si Objednatel obstaral</w:t>
      </w:r>
      <w:r w:rsidR="000A2537">
        <w:t>.</w:t>
      </w:r>
    </w:p>
    <w:p w14:paraId="04AD1DC1" w14:textId="77777777" w:rsidR="000A2537" w:rsidRDefault="000A2537" w:rsidP="007E5588">
      <w:pPr>
        <w:pStyle w:val="ListParagraph"/>
        <w:jc w:val="both"/>
      </w:pPr>
    </w:p>
    <w:p w14:paraId="17550DE2" w14:textId="379AD0F7" w:rsidR="005A10C3" w:rsidRDefault="005A2C3B" w:rsidP="007E5588">
      <w:pPr>
        <w:pStyle w:val="ListParagraph"/>
        <w:numPr>
          <w:ilvl w:val="1"/>
          <w:numId w:val="5"/>
        </w:numPr>
        <w:jc w:val="both"/>
      </w:pPr>
      <w:r>
        <w:t xml:space="preserve">Zhotovitel (Subdodavatel) před předáním a převzetím Díla zajistí zaškolení Objednatele ve věci používání a údržby Díla. </w:t>
      </w:r>
    </w:p>
    <w:p w14:paraId="339DA551" w14:textId="77777777" w:rsidR="005A10C3" w:rsidRDefault="005A10C3" w:rsidP="007E5588">
      <w:pPr>
        <w:pStyle w:val="ListParagraph"/>
        <w:ind w:left="405"/>
        <w:jc w:val="both"/>
      </w:pPr>
    </w:p>
    <w:p w14:paraId="2E86EA69" w14:textId="6B3D524C" w:rsidR="005A10C3" w:rsidRDefault="005A2C3B" w:rsidP="007E5588">
      <w:pPr>
        <w:pStyle w:val="ListParagraph"/>
        <w:numPr>
          <w:ilvl w:val="1"/>
          <w:numId w:val="5"/>
        </w:numPr>
        <w:jc w:val="both"/>
      </w:pPr>
      <w:r>
        <w:t>Pokud Objednatel odmítne Dílo převzít, i přestože bylo schopno provozu a nevykazuje vady a nedodělky</w:t>
      </w:r>
      <w:r w:rsidR="00664E4E">
        <w:t xml:space="preserve"> </w:t>
      </w:r>
      <w:ins w:id="14" w:author="NH" w:date="2026-06-09T10:59:00Z">
        <w:r w:rsidR="00664E4E">
          <w:t>bránící jeho řádnému užívání</w:t>
        </w:r>
      </w:ins>
      <w:r>
        <w:t xml:space="preserve">, má se za to, že Dílo bylo řádně dokončeno a že došlo k jeho převzetí Objednatelem, a to ke dni odmítnutí převzetí takového Díla ze strany Objednatele. </w:t>
      </w:r>
      <w:r w:rsidRPr="0038302B">
        <w:t>Nepřevzetí Díla znemožňuje Zhotoviteli dokončit celý jeho rozsah, kdy uvedené může mít vliv na proplacení dotace získané z programu Nová zelenám úsporám (dále jen jako „NZÚ“), za což přebírá plnou odpovědnost Objednatel.</w:t>
      </w:r>
      <w:r w:rsidRPr="000A2537">
        <w:t xml:space="preserve"> </w:t>
      </w:r>
    </w:p>
    <w:p w14:paraId="67DBD8D3" w14:textId="77777777" w:rsidR="005A10C3" w:rsidRDefault="005A10C3" w:rsidP="007E5588">
      <w:pPr>
        <w:pStyle w:val="ListParagraph"/>
        <w:ind w:left="405"/>
        <w:jc w:val="both"/>
      </w:pPr>
    </w:p>
    <w:p w14:paraId="739852F9" w14:textId="50CBB786" w:rsidR="005A10C3" w:rsidRDefault="005A2C3B" w:rsidP="006C33EA">
      <w:pPr>
        <w:pStyle w:val="ListParagraph"/>
        <w:numPr>
          <w:ilvl w:val="0"/>
          <w:numId w:val="5"/>
        </w:numPr>
        <w:jc w:val="center"/>
      </w:pPr>
      <w:r>
        <w:t>Odpovědnost za vady, záruka za jakost, reklamace</w:t>
      </w:r>
    </w:p>
    <w:p w14:paraId="37E27F7D" w14:textId="77777777" w:rsidR="006C33EA" w:rsidRDefault="006C33EA" w:rsidP="006C33EA">
      <w:pPr>
        <w:pStyle w:val="ListParagraph"/>
        <w:ind w:left="360"/>
      </w:pPr>
    </w:p>
    <w:p w14:paraId="5A9D697C" w14:textId="747D2D4D" w:rsidR="005A10C3" w:rsidRDefault="005A2C3B" w:rsidP="007E5588">
      <w:pPr>
        <w:pStyle w:val="ListParagraph"/>
        <w:numPr>
          <w:ilvl w:val="1"/>
          <w:numId w:val="5"/>
        </w:numPr>
        <w:jc w:val="both"/>
      </w:pPr>
      <w:r>
        <w:t>Zhotovitel odpovídá za to, že Dílo bude provedeno podle podmínek Smlouvy a bude mít dohodnuté parametry. Zhotovitel odpovídá za vady, které Dílo mělo v okamžiku předání a</w:t>
      </w:r>
      <w:ins w:id="15" w:author="NH" w:date="2026-06-09T11:02:00Z">
        <w:r w:rsidR="00664E4E">
          <w:t> </w:t>
        </w:r>
      </w:ins>
      <w:del w:id="16" w:author="NH" w:date="2026-06-09T11:00:00Z">
        <w:r w:rsidDel="00664E4E">
          <w:delText xml:space="preserve"> </w:delText>
        </w:r>
      </w:del>
      <w:r>
        <w:t xml:space="preserve">převzetí Díla Objednatelem. </w:t>
      </w:r>
    </w:p>
    <w:p w14:paraId="571DAE31" w14:textId="77777777" w:rsidR="005A10C3" w:rsidRDefault="005A10C3" w:rsidP="007E5588">
      <w:pPr>
        <w:pStyle w:val="ListParagraph"/>
        <w:ind w:left="405"/>
        <w:jc w:val="both"/>
      </w:pPr>
    </w:p>
    <w:p w14:paraId="127C30A4" w14:textId="7DDDECB7" w:rsidR="005A10C3" w:rsidRDefault="005A2C3B" w:rsidP="007E5588">
      <w:pPr>
        <w:pStyle w:val="ListParagraph"/>
        <w:numPr>
          <w:ilvl w:val="1"/>
          <w:numId w:val="5"/>
        </w:numPr>
        <w:jc w:val="both"/>
      </w:pPr>
      <w:r>
        <w:t xml:space="preserve">Zhotovitel poskytuje Objednateli záruku na komponenty Díla dle Smlouvy. Na ostatní části Díla nespecifikovaných ve Smlouvě, stejně jako na Dílo jako celek, se vztahuje výlučně možnost reklamace v rámci dvouleté záruční doby, je-li Objednatel spotřebitelem dle § 419 OZ. </w:t>
      </w:r>
    </w:p>
    <w:p w14:paraId="04DE7133" w14:textId="77777777" w:rsidR="005A10C3" w:rsidRDefault="005A10C3" w:rsidP="007E5588">
      <w:pPr>
        <w:pStyle w:val="ListParagraph"/>
        <w:ind w:left="405"/>
        <w:jc w:val="both"/>
      </w:pPr>
    </w:p>
    <w:p w14:paraId="278A0406" w14:textId="3AAACF16" w:rsidR="002343A2" w:rsidRDefault="005A2C3B" w:rsidP="007E5588">
      <w:pPr>
        <w:pStyle w:val="ListParagraph"/>
        <w:numPr>
          <w:ilvl w:val="1"/>
          <w:numId w:val="5"/>
        </w:numPr>
        <w:jc w:val="both"/>
      </w:pPr>
      <w:r>
        <w:t xml:space="preserve">Záruka ani možnost reklamace Díla nebo jeho části se nevztahuje na vady a poškození Díla způsobené zejména: </w:t>
      </w:r>
    </w:p>
    <w:p w14:paraId="79DDF794" w14:textId="6F9CC1C8" w:rsidR="00664E4E" w:rsidRDefault="005A2C3B" w:rsidP="00664E4E">
      <w:pPr>
        <w:pStyle w:val="ListParagraph"/>
        <w:numPr>
          <w:ilvl w:val="1"/>
          <w:numId w:val="10"/>
        </w:numPr>
        <w:ind w:left="1134" w:hanging="283"/>
        <w:jc w:val="both"/>
      </w:pPr>
      <w:r>
        <w:lastRenderedPageBreak/>
        <w:t>běžným opotřebením způsobeným obvyklým používáním Díla</w:t>
      </w:r>
      <w:r w:rsidR="00664E4E">
        <w:t>,</w:t>
      </w:r>
    </w:p>
    <w:p w14:paraId="692B79B0" w14:textId="74A59E76" w:rsidR="00664E4E" w:rsidRDefault="005A2C3B" w:rsidP="00664E4E">
      <w:pPr>
        <w:pStyle w:val="ListParagraph"/>
        <w:numPr>
          <w:ilvl w:val="1"/>
          <w:numId w:val="10"/>
        </w:numPr>
        <w:ind w:left="1134" w:hanging="283"/>
        <w:jc w:val="both"/>
      </w:pPr>
      <w:r>
        <w:t>mechanickým poškozením Díla</w:t>
      </w:r>
      <w:r w:rsidR="00664E4E">
        <w:t>,</w:t>
      </w:r>
    </w:p>
    <w:p w14:paraId="4165F42E" w14:textId="3DF5A6B5" w:rsidR="00664E4E" w:rsidRDefault="005A2C3B" w:rsidP="00664E4E">
      <w:pPr>
        <w:pStyle w:val="ListParagraph"/>
        <w:numPr>
          <w:ilvl w:val="1"/>
          <w:numId w:val="10"/>
        </w:numPr>
        <w:ind w:left="1134" w:hanging="283"/>
        <w:jc w:val="both"/>
      </w:pPr>
      <w:r>
        <w:t>chybnou a neodbornou manipulací nebo obsluhou Díla nebo jeho části, zejména manipulací a obsluhu Díla v rozporu s návodem k obsluze Díla, nebo nerespektování předpisů výrobce k užívání nebo obsluze jednotlivých částí Díla (komponentů)</w:t>
      </w:r>
      <w:r w:rsidR="00664E4E">
        <w:t>,</w:t>
      </w:r>
      <w:r>
        <w:t xml:space="preserve"> </w:t>
      </w:r>
    </w:p>
    <w:p w14:paraId="4EB2CDA7" w14:textId="41F5906F" w:rsidR="00664E4E" w:rsidRDefault="005A2C3B" w:rsidP="00664E4E">
      <w:pPr>
        <w:pStyle w:val="ListParagraph"/>
        <w:numPr>
          <w:ilvl w:val="1"/>
          <w:numId w:val="10"/>
        </w:numPr>
        <w:ind w:left="1134" w:hanging="283"/>
        <w:jc w:val="both"/>
      </w:pPr>
      <w:r>
        <w:t>nevhodným používání Díla, vedlo-li k jeho poškození</w:t>
      </w:r>
      <w:r w:rsidR="00664E4E">
        <w:t>,</w:t>
      </w:r>
      <w:r>
        <w:t xml:space="preserve"> </w:t>
      </w:r>
    </w:p>
    <w:p w14:paraId="18AF1758" w14:textId="5CA7FDE6" w:rsidR="00664E4E" w:rsidRDefault="005A2C3B" w:rsidP="00664E4E">
      <w:pPr>
        <w:pStyle w:val="ListParagraph"/>
        <w:numPr>
          <w:ilvl w:val="1"/>
          <w:numId w:val="10"/>
        </w:numPr>
        <w:ind w:left="1134" w:hanging="283"/>
        <w:jc w:val="both"/>
      </w:pPr>
      <w:r>
        <w:t>působením třetích osob na Dílo s výjimkou zásahů schválených Zhotovitelem</w:t>
      </w:r>
      <w:r w:rsidR="00664E4E">
        <w:t>,</w:t>
      </w:r>
      <w:r>
        <w:t xml:space="preserve"> </w:t>
      </w:r>
    </w:p>
    <w:p w14:paraId="5EB82392" w14:textId="5A01B71B" w:rsidR="002343A2" w:rsidRDefault="005A2C3B" w:rsidP="00664E4E">
      <w:pPr>
        <w:pStyle w:val="ListParagraph"/>
        <w:numPr>
          <w:ilvl w:val="1"/>
          <w:numId w:val="10"/>
        </w:numPr>
        <w:ind w:left="1134" w:hanging="283"/>
        <w:jc w:val="both"/>
      </w:pPr>
      <w:r>
        <w:t>živelnou pohromou či jinou vnější událostí</w:t>
      </w:r>
      <w:r w:rsidR="00664E4E">
        <w:t>.</w:t>
      </w:r>
    </w:p>
    <w:p w14:paraId="2AD2E17A" w14:textId="77777777" w:rsidR="002343A2" w:rsidRDefault="002343A2" w:rsidP="007E5588">
      <w:pPr>
        <w:pStyle w:val="ListParagraph"/>
        <w:ind w:left="405"/>
        <w:jc w:val="both"/>
      </w:pPr>
    </w:p>
    <w:p w14:paraId="5442B184" w14:textId="282CED6C" w:rsidR="00F5039D" w:rsidRDefault="005A2C3B" w:rsidP="007E5588">
      <w:pPr>
        <w:pStyle w:val="ListParagraph"/>
        <w:numPr>
          <w:ilvl w:val="1"/>
          <w:numId w:val="5"/>
        </w:numPr>
        <w:jc w:val="both"/>
      </w:pPr>
      <w:r>
        <w:t xml:space="preserve">Objednatel je povinen u Zhotovitele písemně reklamovat vady Díla v souladu se Smlouvou, kdy při reklamaci vad Díla sdělí Objednatel Zhotoviteli (i) číslo Smlouvy; (ii) Místo plnění dle Smlouvy; (iii) svoje kontaktní údaje, jméno, příjmení, telefon a emailovou adresu; (iv) podrobný popis reklamované vady Díla a její projevy. </w:t>
      </w:r>
    </w:p>
    <w:p w14:paraId="4C5F2E04" w14:textId="77777777" w:rsidR="00F5039D" w:rsidRDefault="00F5039D" w:rsidP="007E5588">
      <w:pPr>
        <w:pStyle w:val="ListParagraph"/>
        <w:jc w:val="both"/>
      </w:pPr>
    </w:p>
    <w:p w14:paraId="781FD865" w14:textId="19B617D3" w:rsidR="002343A2" w:rsidRDefault="005A2C3B" w:rsidP="007E5588">
      <w:pPr>
        <w:pStyle w:val="ListParagraph"/>
        <w:numPr>
          <w:ilvl w:val="1"/>
          <w:numId w:val="5"/>
        </w:numPr>
        <w:jc w:val="both"/>
      </w:pPr>
      <w:r>
        <w:t xml:space="preserve">Zhotovitel je oprávněn odstranit vadu Díla také prostřednictvím náhradního řešení, a to i za použití jiných druhů komponentů Díla tak, aby mělo Dílo minimálně vlastností, jež jsou nutné k jeho řádnému provozu a užívání. </w:t>
      </w:r>
    </w:p>
    <w:p w14:paraId="7BE98961" w14:textId="77777777" w:rsidR="002343A2" w:rsidRDefault="002343A2" w:rsidP="007E5588">
      <w:pPr>
        <w:pStyle w:val="ListParagraph"/>
        <w:ind w:left="405"/>
        <w:jc w:val="both"/>
      </w:pPr>
    </w:p>
    <w:p w14:paraId="6509D6D8" w14:textId="3FBA4FA7" w:rsidR="002343A2" w:rsidRDefault="005A2C3B" w:rsidP="007E5588">
      <w:pPr>
        <w:pStyle w:val="ListParagraph"/>
        <w:numPr>
          <w:ilvl w:val="1"/>
          <w:numId w:val="5"/>
        </w:numPr>
        <w:jc w:val="both"/>
      </w:pPr>
      <w:r>
        <w:t xml:space="preserve">Týká-li se vada Díla jen oddělitelné části Díla (komponentu), může Objednatel požadovat jen výměnu této části Díla (komponentu). </w:t>
      </w:r>
    </w:p>
    <w:p w14:paraId="7527E85D" w14:textId="77777777" w:rsidR="002343A2" w:rsidRDefault="002343A2" w:rsidP="007E5588">
      <w:pPr>
        <w:pStyle w:val="ListParagraph"/>
        <w:ind w:left="405"/>
        <w:jc w:val="both"/>
      </w:pPr>
    </w:p>
    <w:p w14:paraId="7E747242" w14:textId="2B7FA9DF" w:rsidR="002343A2" w:rsidRDefault="005A2C3B" w:rsidP="007E5588">
      <w:pPr>
        <w:pStyle w:val="ListParagraph"/>
        <w:numPr>
          <w:ilvl w:val="1"/>
          <w:numId w:val="5"/>
        </w:numPr>
        <w:jc w:val="both"/>
      </w:pPr>
      <w:r>
        <w:t xml:space="preserve">Objednatel není oprávněn ve smyslu § 2615 odst. 2 OZ požadovat po Zhotoviteli provedení náhradního Díla, neboť vzhledem k povaze Díla a jeho provedení jej nelze odevzdat Zhotoviteli. </w:t>
      </w:r>
    </w:p>
    <w:p w14:paraId="250E0C54" w14:textId="77777777" w:rsidR="002343A2" w:rsidRDefault="002343A2" w:rsidP="007E5588">
      <w:pPr>
        <w:pStyle w:val="ListParagraph"/>
        <w:ind w:left="405"/>
        <w:jc w:val="both"/>
      </w:pPr>
    </w:p>
    <w:p w14:paraId="221B506B" w14:textId="10C27B3E" w:rsidR="002343A2" w:rsidRDefault="005A2C3B" w:rsidP="007E5588">
      <w:pPr>
        <w:pStyle w:val="ListParagraph"/>
        <w:numPr>
          <w:ilvl w:val="1"/>
          <w:numId w:val="5"/>
        </w:numPr>
        <w:jc w:val="both"/>
      </w:pPr>
      <w:r>
        <w:t xml:space="preserve">Zhotovitel sepíše </w:t>
      </w:r>
      <w:del w:id="17" w:author="NH" w:date="2026-06-09T11:07:00Z">
        <w:r w:rsidDel="00121849">
          <w:delText xml:space="preserve">ve smyslu § 2173 OZ </w:delText>
        </w:r>
      </w:del>
      <w:r>
        <w:t xml:space="preserve">o reklamaci Díla ze strany Objednatele protokol (dále jen jako „Reklamační protokol“) obsahující alespoň následující: (i) datum uplatnění reklamace, (ii) důvody reklamace, (iii) způsob vyřízení reklamace požadovaný Objednatelem, (iv) výsledek prohlídky reklamovaného Díla anebo jeho části Zhotovitelem nebo jeho smluvním partnerem, (v) zdůvodnění oprávněnosti reklamace a způsob jejího vyřešení, nebo zdůvodnění zamítnutí reklamace. </w:t>
      </w:r>
    </w:p>
    <w:p w14:paraId="7D240B97" w14:textId="77777777" w:rsidR="005E35C0" w:rsidRDefault="005E35C0" w:rsidP="007E5588">
      <w:pPr>
        <w:pStyle w:val="ListParagraph"/>
        <w:jc w:val="both"/>
      </w:pPr>
    </w:p>
    <w:p w14:paraId="323D84FF" w14:textId="423538D4" w:rsidR="005E35C0" w:rsidRDefault="005E35C0" w:rsidP="007E5588">
      <w:pPr>
        <w:pStyle w:val="ListParagraph"/>
        <w:numPr>
          <w:ilvl w:val="1"/>
          <w:numId w:val="5"/>
        </w:numPr>
        <w:jc w:val="both"/>
      </w:pPr>
      <w:r w:rsidRPr="005E35C0">
        <w:t xml:space="preserve">Objednatel se zavazuje dle doporučení zhotovitele zajistit dostatečné odvětrávání střešní konstrukce tak, aby byla zajištěna správná funkce Díla. Za jevy nastalé v souvislosti s nadměrnou kondenzací vodních par nebo zatečením srážek střešním pláštěm objektu odpovídá zhotovitel pouze v případě, že tyto jevy nastanou/vzniknou prokazatelně v příčinné souvislosti s prováděním Díla zhotovitelem. </w:t>
      </w:r>
    </w:p>
    <w:p w14:paraId="5BB78FB3" w14:textId="77777777" w:rsidR="002343A2" w:rsidRDefault="002343A2" w:rsidP="007E5588">
      <w:pPr>
        <w:pStyle w:val="ListParagraph"/>
        <w:ind w:left="405"/>
        <w:jc w:val="both"/>
      </w:pPr>
    </w:p>
    <w:p w14:paraId="1586F12D" w14:textId="1671F08B" w:rsidR="002343A2" w:rsidRDefault="005A2C3B" w:rsidP="007E5588">
      <w:pPr>
        <w:pStyle w:val="ListParagraph"/>
        <w:numPr>
          <w:ilvl w:val="1"/>
          <w:numId w:val="5"/>
        </w:numPr>
        <w:jc w:val="both"/>
      </w:pPr>
      <w:r>
        <w:t xml:space="preserve">Zhotovitel je povinen zaslat Reklamační protokol Objednateli na emailovou adresu Objednatele, anebo v písemné podobě na adresu Objednatele uvedenou ve Smlouvě. </w:t>
      </w:r>
    </w:p>
    <w:p w14:paraId="2B2787B6" w14:textId="77777777" w:rsidR="002343A2" w:rsidRDefault="002343A2" w:rsidP="007E5588">
      <w:pPr>
        <w:pStyle w:val="ListParagraph"/>
        <w:ind w:left="405"/>
        <w:jc w:val="both"/>
      </w:pPr>
    </w:p>
    <w:p w14:paraId="51B3F859" w14:textId="24DEA776" w:rsidR="002343A2" w:rsidRDefault="005A2C3B" w:rsidP="007E5588">
      <w:pPr>
        <w:pStyle w:val="ListParagraph"/>
        <w:numPr>
          <w:ilvl w:val="1"/>
          <w:numId w:val="5"/>
        </w:numPr>
        <w:jc w:val="both"/>
      </w:pPr>
      <w:r>
        <w:t xml:space="preserve">V závislosti na posouzení reklamace ze strany Zhotovitele může být se souhlasem Objednatele dohodnut i jiný způsob vyřízení reklamace než ten, který výslovně zvolil (pokud je volba způsobu vyřízení reklamace na Objednateli). </w:t>
      </w:r>
    </w:p>
    <w:p w14:paraId="7C9D0EDD" w14:textId="77777777" w:rsidR="00121849" w:rsidRDefault="00121849" w:rsidP="00121849">
      <w:pPr>
        <w:pStyle w:val="ListParagraph"/>
      </w:pPr>
    </w:p>
    <w:p w14:paraId="6311122C" w14:textId="5110694C" w:rsidR="002343A2" w:rsidRDefault="005A2C3B" w:rsidP="007E5588">
      <w:pPr>
        <w:pStyle w:val="ListParagraph"/>
        <w:numPr>
          <w:ilvl w:val="1"/>
          <w:numId w:val="5"/>
        </w:numPr>
        <w:jc w:val="both"/>
      </w:pPr>
      <w:r>
        <w:t xml:space="preserve">Zhotovitel se zprostí povinnosti k náhradě škody Objednateli v případě mimořádné, nepředvídatelné a nepřekonatelné překážky vzniklé nezávisle na jeho vůli. </w:t>
      </w:r>
    </w:p>
    <w:p w14:paraId="271AD209" w14:textId="77777777" w:rsidR="002343A2" w:rsidRDefault="002343A2" w:rsidP="007E5588">
      <w:pPr>
        <w:pStyle w:val="ListParagraph"/>
        <w:ind w:left="405"/>
        <w:jc w:val="both"/>
      </w:pPr>
    </w:p>
    <w:p w14:paraId="392C751F" w14:textId="729D033E" w:rsidR="002343A2" w:rsidRDefault="005A2C3B" w:rsidP="007E5588">
      <w:pPr>
        <w:pStyle w:val="ListParagraph"/>
        <w:numPr>
          <w:ilvl w:val="1"/>
          <w:numId w:val="5"/>
        </w:numPr>
        <w:jc w:val="both"/>
      </w:pPr>
      <w:r>
        <w:lastRenderedPageBreak/>
        <w:t xml:space="preserve">Strany se dohodly, že se nenahrazuje škoda vzniklá v souvislosti s plněním Smlouvy, spočívající v ušlém zisku postižené Strany. </w:t>
      </w:r>
    </w:p>
    <w:p w14:paraId="09C5802C" w14:textId="77777777" w:rsidR="002343A2" w:rsidRDefault="002343A2" w:rsidP="007E5588">
      <w:pPr>
        <w:pStyle w:val="ListParagraph"/>
        <w:ind w:left="405"/>
        <w:jc w:val="both"/>
      </w:pPr>
    </w:p>
    <w:p w14:paraId="549B4D24" w14:textId="1CB2FCE9" w:rsidR="002343A2" w:rsidRDefault="005A2C3B" w:rsidP="007E5588">
      <w:pPr>
        <w:pStyle w:val="ListParagraph"/>
        <w:numPr>
          <w:ilvl w:val="1"/>
          <w:numId w:val="5"/>
        </w:numPr>
        <w:jc w:val="both"/>
      </w:pPr>
      <w:r>
        <w:t xml:space="preserve">Pokud při provádění Díla dojde k poškození nebo zničení majetku Objednatele, nebo jeho části prokazatelně a výhradně zapříčiněné činností Zhotovitele (Subdodavateli), je Zhotovitel povinen na své náklady toto opravit nebo uvést do původního stavu, nebo poskytnout Objednateli peněžité vyrovnání, a to nejpozději do dne protokolárního předání Díla Objednateli. </w:t>
      </w:r>
    </w:p>
    <w:p w14:paraId="0C1C0228" w14:textId="77777777" w:rsidR="00637F83" w:rsidRDefault="00637F83" w:rsidP="007E5588">
      <w:pPr>
        <w:pStyle w:val="ListParagraph"/>
        <w:jc w:val="both"/>
      </w:pPr>
    </w:p>
    <w:p w14:paraId="33ECD22C" w14:textId="64FE4EF4" w:rsidR="007E5588" w:rsidRDefault="007E5588" w:rsidP="149B9B18">
      <w:pPr>
        <w:pStyle w:val="ListParagraph"/>
        <w:numPr>
          <w:ilvl w:val="0"/>
          <w:numId w:val="5"/>
        </w:numPr>
        <w:jc w:val="center"/>
      </w:pPr>
    </w:p>
    <w:p w14:paraId="185636DB" w14:textId="4B002084" w:rsidR="00DE2DC1" w:rsidRDefault="007E5588" w:rsidP="007E5588">
      <w:pPr>
        <w:pStyle w:val="ListParagraph"/>
        <w:numPr>
          <w:ilvl w:val="0"/>
          <w:numId w:val="5"/>
        </w:numPr>
        <w:jc w:val="center"/>
      </w:pPr>
      <w:r>
        <w:t>Ukončení smlouvy</w:t>
      </w:r>
    </w:p>
    <w:p w14:paraId="74E8FEBA" w14:textId="77777777" w:rsidR="00CA19AE" w:rsidRDefault="00CA19AE" w:rsidP="00CA19AE">
      <w:pPr>
        <w:pStyle w:val="ListParagraph"/>
        <w:ind w:left="360"/>
      </w:pPr>
    </w:p>
    <w:p w14:paraId="304238E7" w14:textId="2EC5BE93" w:rsidR="00791769" w:rsidRDefault="00791769" w:rsidP="007E5588">
      <w:pPr>
        <w:pStyle w:val="ListParagraph"/>
        <w:numPr>
          <w:ilvl w:val="1"/>
          <w:numId w:val="5"/>
        </w:numPr>
        <w:jc w:val="both"/>
      </w:pPr>
      <w:r>
        <w:t xml:space="preserve">Strany jsou oprávněny odstoupit od Smlouvy z důvodů sjednaných ve Smlouvě a v těchto Podmínkách. </w:t>
      </w:r>
    </w:p>
    <w:p w14:paraId="411DB5FC" w14:textId="77777777" w:rsidR="00791769" w:rsidRDefault="00791769" w:rsidP="00BD3C9C">
      <w:pPr>
        <w:pStyle w:val="ListParagraph"/>
        <w:jc w:val="both"/>
      </w:pPr>
    </w:p>
    <w:p w14:paraId="525DB5C8" w14:textId="7677E551" w:rsidR="00DE2DC1" w:rsidRDefault="00A642D0" w:rsidP="007E5588">
      <w:pPr>
        <w:pStyle w:val="ListParagraph"/>
        <w:numPr>
          <w:ilvl w:val="1"/>
          <w:numId w:val="5"/>
        </w:numPr>
        <w:jc w:val="both"/>
      </w:pPr>
      <w:r>
        <w:t>Z</w:t>
      </w:r>
      <w:r w:rsidR="005A2C3B">
        <w:t xml:space="preserve">hotovitel </w:t>
      </w:r>
      <w:r w:rsidR="00807A48">
        <w:t>je oprávněn</w:t>
      </w:r>
      <w:r w:rsidR="005A2C3B">
        <w:t xml:space="preserve"> odstoupit od Smlouvy, pokud v rámci přípravy, nebo montáže na Místě plnění dle Smlouvy bude Zhotovitelem zjištěno, že střecha, krov</w:t>
      </w:r>
      <w:r w:rsidR="003D09C1">
        <w:t>, podlaha,</w:t>
      </w:r>
      <w:r w:rsidR="005A2C3B">
        <w:t xml:space="preserve"> nebo jiné součásti Místa plnění dle Smlouvy neodpovídají svojí únosností plánované hmotnosti Díla, nebo jsou v takovém stavu, který znemožňuje bezpečnou instalaci a provoz Díla na Místě plnění dle Smlouvy. </w:t>
      </w:r>
    </w:p>
    <w:p w14:paraId="03809136" w14:textId="77777777" w:rsidR="00CA19AE" w:rsidRDefault="00CA19AE" w:rsidP="00CA19AE">
      <w:pPr>
        <w:pStyle w:val="ListParagraph"/>
        <w:jc w:val="both"/>
      </w:pPr>
    </w:p>
    <w:p w14:paraId="302E557D" w14:textId="2B19D319" w:rsidR="00DE2DC1" w:rsidRDefault="005A2C3B" w:rsidP="007E5588">
      <w:pPr>
        <w:pStyle w:val="ListParagraph"/>
        <w:numPr>
          <w:ilvl w:val="1"/>
          <w:numId w:val="5"/>
        </w:numPr>
        <w:jc w:val="both"/>
      </w:pPr>
      <w:r>
        <w:t>Smlouva může být ukončena na základě vzájemné písemné dohody, v takovém případě jsou obě Strany oprávněny požadovat úhradu vzniklých nákladů</w:t>
      </w:r>
    </w:p>
    <w:p w14:paraId="16C449F9" w14:textId="660778AE" w:rsidR="00DE2DC1" w:rsidRDefault="00DE2DC1" w:rsidP="007E5588">
      <w:pPr>
        <w:pStyle w:val="ListParagraph"/>
        <w:ind w:left="405"/>
        <w:jc w:val="both"/>
      </w:pPr>
    </w:p>
    <w:p w14:paraId="2A6583C6" w14:textId="29812241" w:rsidR="00DE2DC1" w:rsidRDefault="005A2C3B" w:rsidP="00CA19AE">
      <w:pPr>
        <w:pStyle w:val="ListParagraph"/>
        <w:numPr>
          <w:ilvl w:val="0"/>
          <w:numId w:val="5"/>
        </w:numPr>
        <w:jc w:val="center"/>
      </w:pPr>
      <w:r>
        <w:t>Vyšší moc</w:t>
      </w:r>
      <w:r w:rsidR="00BA0248">
        <w:t xml:space="preserve">, </w:t>
      </w:r>
      <w:r w:rsidR="00AD14E6">
        <w:t>Ochrana osobních údajů, GDPR</w:t>
      </w:r>
    </w:p>
    <w:p w14:paraId="1130CF7E" w14:textId="77777777" w:rsidR="00CA19AE" w:rsidRDefault="00CA19AE" w:rsidP="00CA19AE">
      <w:pPr>
        <w:pStyle w:val="ListParagraph"/>
        <w:ind w:left="360"/>
      </w:pPr>
    </w:p>
    <w:p w14:paraId="62F45747" w14:textId="68A449B4" w:rsidR="00072696" w:rsidRDefault="005A2C3B" w:rsidP="007E5588">
      <w:pPr>
        <w:pStyle w:val="ListParagraph"/>
        <w:numPr>
          <w:ilvl w:val="1"/>
          <w:numId w:val="5"/>
        </w:numPr>
        <w:spacing w:after="0"/>
        <w:ind w:left="714" w:hanging="357"/>
        <w:jc w:val="both"/>
      </w:pPr>
      <w:r>
        <w:t xml:space="preserve">Pokud je kterákoliv Strana zbavena možnosti plnit nebo je v prodlení s plněním jakýchkoliv svých povinností podle Smlouvy v důsledku události vyšší moci, pak takovou skutečnost písemně oznámí druhé Straně neprodleně, jakmile je to možné, s popisem podstaty a příslušných záležitostí souvisejících s událostí vyšší moci a s uvedením období, po které lze odůvodněně očekávat trvání zbavení možnosti plnit povinnosti dle Smlouvy nebo být v prodlení. O dobu trvání vlivu vyšší moci se automaticky prodlužuje doba plnění závazků vyplývajících ze Smlouvy. V případě, že stav vyšší moci bude trvat déle než 30 dnů, zavazují se Strany společně projednat další postup. </w:t>
      </w:r>
      <w:r w:rsidR="00072696">
        <w:t>Trvá-li překážka vyšší moci déle než šedesát (60) kalendářních dnů, má každá ze Stran právo od Smlouvy odstoupit.</w:t>
      </w:r>
    </w:p>
    <w:p w14:paraId="17D96A15" w14:textId="77777777" w:rsidR="00072696" w:rsidRDefault="00072696" w:rsidP="00072696">
      <w:pPr>
        <w:pStyle w:val="ListParagraph"/>
        <w:spacing w:after="0"/>
        <w:ind w:left="714"/>
        <w:jc w:val="both"/>
      </w:pPr>
    </w:p>
    <w:p w14:paraId="1457A54C" w14:textId="3B0FA9DD" w:rsidR="00DF79C6" w:rsidRDefault="005A2C3B" w:rsidP="007E5588">
      <w:pPr>
        <w:pStyle w:val="ListParagraph"/>
        <w:numPr>
          <w:ilvl w:val="1"/>
          <w:numId w:val="5"/>
        </w:numPr>
        <w:spacing w:after="0"/>
        <w:ind w:left="714" w:hanging="357"/>
        <w:jc w:val="both"/>
      </w:pPr>
      <w:r>
        <w:t xml:space="preserve">Za vyšší moc se pokládají okolnosti, které vzniknou nezávisle na vůli Stran po uzavření Smlouvy v důsledku nepředvídatelných a neodvratitelných událostí mimořádné povahy. </w:t>
      </w:r>
      <w:r w:rsidR="00BD3C9C">
        <w:t>Těmito okolnostmi vyšší moci pak Strany shodně rozumí zejména stávku, válku, občanské nepokoje jiné nepokoje podobného charakteru, obchodní, měnová, politická či jiná opatření státu, epidemie, karanténní omezení, přírodní pohromy jako např. požár, povodeň, zemětřesení, úder blesku, silné mrazy, apod., dále Zhotovitelem nezaviněné zpoždění dodávek materiálu, dopravní výluky či zpoždění, krádež materiálu při přepravě, havárie výrobního zařízení, dopravního prostředku a obdobné události vyšší moci, včetně rozhodnutí či pokynu příslušného státního orgánu, které omezí či znemožní plnění smluvních povinností dle Smlouvy</w:t>
      </w:r>
      <w:r w:rsidR="00072696">
        <w:t>.</w:t>
      </w:r>
    </w:p>
    <w:p w14:paraId="563FD703" w14:textId="77777777" w:rsidR="00F34A00" w:rsidRDefault="00F34A00" w:rsidP="007E5588">
      <w:pPr>
        <w:pStyle w:val="ListParagraph"/>
        <w:spacing w:after="0"/>
        <w:ind w:left="714"/>
        <w:jc w:val="both"/>
      </w:pPr>
    </w:p>
    <w:p w14:paraId="46247FE7" w14:textId="2C1EE80F" w:rsidR="00DF79C6" w:rsidRDefault="005A2C3B" w:rsidP="007E5588">
      <w:pPr>
        <w:pStyle w:val="ListParagraph"/>
        <w:numPr>
          <w:ilvl w:val="1"/>
          <w:numId w:val="5"/>
        </w:numPr>
        <w:jc w:val="both"/>
      </w:pPr>
      <w:r>
        <w:lastRenderedPageBreak/>
        <w:t>Zhotovitel ve smyslu nařízení Evropského parlamentu a Rady (EU) 2016/679 ze dne 27. 4. 2016 o ochraně fyzických osob v souvislosti se zpracováním osobních údajů a o volném pohybu těchto údajů a o zrušení směrnice 95/46/ES (obecné nařízení o ochraně osobních údajů), (dále jen jako „GDPR“), a zákona č. 110/2019 Sb., o zpracování osobních údajů, ve znění pozdějších předpisů, zpracovává osobní údaje Objednatele nezbytné pro plnění Smlouvy, a to jméno, příjmení, titul, datum narození, rodné číslo, adresu bydliště, případně další údaje nezbytné pro plnění Smlouvy nebo v rámci NZÚ, pokud je v rámci plnění Smlouvy sjednáno zastupování Objednatele Zhotovitelem v rámci NZÚ. Zhotovitel zpracovává pro výše uvedené účely osobní údaje Objednatele sám nebo na základě smluvního vztahu prostřednictvím třetích osob. Zhotovitel uchovává osobní údaje Objednatele v elektronické podobě po nezbytně nutnou dobu vyplývající z účelu Smlouvy a NZÚ a do vypořádání práv a závazků ze Smlouvy a dotace z NZÚ vyplývajících. Objednatel byl před uzavřením Smlouvy informován o tom, v jakém rozsahu a pro jaký účel budou jeho údaje zpracovány, kdo a jakým způsobem bude údaje zpracovávat a komu případně mohou být údaje zpřístupněny. Objednatel byl před uzavřením Smlouvy rovněž poučen o tom, zda je poskytnutí údaje povinné či dobrovolné. Dále byl objednatel před uzavřením Smlouvy poučen o právu přístupu k údajům, právu na opravu údajů, jakož i o dalších právech stanovených v čl. 15, čl. 16, čl. 17, čl. 18, čl. 20 a čl. 21 GDPR. Údaje Objednatele budou zpracovávány pouze v rozsahu a za účely výše uvedenými. Údaje Objednatele budou Zhotovitelem zpřístupněny zaměstnancům Zhotovitele a jiným pověřeným osobám, kteří se podílejí na plnění výše uvedených činností Zhotovitele, dále pak Ministerstvu životního prostředí ČR a Státnímu fondu životního prostředí ČR, pokud bude podávána žádost o dotaci z</w:t>
      </w:r>
      <w:r w:rsidR="0016714D">
        <w:t> </w:t>
      </w:r>
      <w:r>
        <w:t xml:space="preserve">NZÚ. Údaje Objednatele budou zpracovávat manuálně nebo pomocí prostředků výpočetní techniky k tomu pověřené osoby. </w:t>
      </w:r>
      <w:r w:rsidR="00072696">
        <w:t>Zpracováním osobních údajů nedochází k automatizovanému rozhodování či profilování.</w:t>
      </w:r>
    </w:p>
    <w:p w14:paraId="465DB630" w14:textId="77777777" w:rsidR="00072696" w:rsidRPr="00072696" w:rsidRDefault="00072696" w:rsidP="00072696">
      <w:pPr>
        <w:pStyle w:val="ListParagraph"/>
        <w:jc w:val="both"/>
      </w:pPr>
    </w:p>
    <w:p w14:paraId="32F34E12" w14:textId="77777777" w:rsidR="00072696" w:rsidRPr="00072696" w:rsidRDefault="00072696" w:rsidP="00072696">
      <w:pPr>
        <w:pStyle w:val="ListParagraph"/>
        <w:numPr>
          <w:ilvl w:val="1"/>
          <w:numId w:val="5"/>
        </w:numPr>
        <w:jc w:val="both"/>
      </w:pPr>
      <w:r>
        <w:t xml:space="preserve">Objednatel má v souvislosti se zpracováním osobních údajů následující práva: a) právo na přístup k osobním údajům, b) právo na opravu nebo výmaz osobních údajů, c) právo na omezení zpracování, d) právo na přenositelnost údajů, e) právo vznést námitku proti zpracování, f) právo podat stížnost u Úřadu pro ochranu osobních údajů (adresa Pplk. Sochora 27, 170 00 Praha 7, tel. č. +420 234 665 111, email: </w:t>
      </w:r>
      <w:hyperlink r:id="rId15">
        <w:r w:rsidRPr="149B9B18">
          <w:rPr>
            <w:rStyle w:val="Hyperlink"/>
          </w:rPr>
          <w:t>posta@uoou.cz</w:t>
        </w:r>
      </w:hyperlink>
      <w:ins w:id="18" w:author="NH" w:date="2026-06-09T11:23:00Z" w16du:dateUtc="2026-06-09T11:23:00Z">
        <w:r>
          <w:t>).</w:t>
        </w:r>
      </w:ins>
    </w:p>
    <w:p w14:paraId="3B06D172" w14:textId="77777777" w:rsidR="00072696" w:rsidRPr="00072696" w:rsidRDefault="00072696" w:rsidP="00072696">
      <w:pPr>
        <w:pStyle w:val="ListParagraph"/>
        <w:rPr>
          <w:iCs/>
        </w:rPr>
      </w:pPr>
    </w:p>
    <w:p w14:paraId="790721BA" w14:textId="5353E203" w:rsidR="00072696" w:rsidRPr="004B42BC" w:rsidRDefault="00072696" w:rsidP="00072696">
      <w:pPr>
        <w:pStyle w:val="ListParagraph"/>
        <w:numPr>
          <w:ilvl w:val="1"/>
          <w:numId w:val="5"/>
        </w:numPr>
        <w:jc w:val="both"/>
      </w:pPr>
      <w:r>
        <w:t xml:space="preserve">V případě jakýchkoliv dotazů či uplatnění práv v souvislosti se zpracováním osobních údajů se může zákazník obrátit na Společnost prostřednictvím e-mailu: </w:t>
      </w:r>
      <w:commentRangeStart w:id="19"/>
      <w:r w:rsidR="52D76A73" w:rsidRPr="149B9B18">
        <w:rPr>
          <w:rPrChange w:id="20" w:author="Lukáš Najman" w:date="2026-06-15T08:43:00Z" w16du:dateUtc="2026-06-15T08:43:24Z">
            <w:rPr>
              <w:highlight w:val="yellow"/>
            </w:rPr>
          </w:rPrChange>
        </w:rPr>
        <w:t>info@lunastav.cz</w:t>
      </w:r>
      <w:commentRangeEnd w:id="19"/>
      <w:r>
        <w:rPr>
          <w:rStyle w:val="CommentReference"/>
          <w:rFonts w:asciiTheme="minorHAnsi" w:hAnsiTheme="minorHAnsi" w:cstheme="minorBidi"/>
          <w:sz w:val="22"/>
          <w:szCs w:val="22"/>
        </w:rPr>
        <w:commentReference w:id="19"/>
      </w:r>
      <w:r>
        <w:t>, nebo písemně na adresu sídla Společnosti.</w:t>
      </w:r>
    </w:p>
    <w:p w14:paraId="7264974B" w14:textId="77777777" w:rsidR="004B42BC" w:rsidRPr="00072696" w:rsidRDefault="004B42BC" w:rsidP="004B42BC">
      <w:pPr>
        <w:jc w:val="both"/>
        <w:rPr>
          <w:ins w:id="21" w:author="NH" w:date="2026-06-09T11:23:00Z"/>
        </w:rPr>
      </w:pPr>
    </w:p>
    <w:p w14:paraId="36F64B46" w14:textId="06F5FBF8" w:rsidR="004B42BC" w:rsidRDefault="004B42BC" w:rsidP="004B42BC">
      <w:pPr>
        <w:pStyle w:val="ListParagraph"/>
        <w:numPr>
          <w:ilvl w:val="0"/>
          <w:numId w:val="5"/>
        </w:numPr>
        <w:jc w:val="center"/>
      </w:pPr>
      <w:r>
        <w:t>Mimosoudní řešení sporů pro spotřebitele</w:t>
      </w:r>
    </w:p>
    <w:p w14:paraId="7D92DFDB" w14:textId="77777777" w:rsidR="004B42BC" w:rsidRDefault="004B42BC" w:rsidP="004B42BC">
      <w:pPr>
        <w:pStyle w:val="ListParagraph"/>
        <w:ind w:left="360"/>
      </w:pPr>
    </w:p>
    <w:p w14:paraId="3A62010F" w14:textId="180C6D0F" w:rsidR="004B42BC" w:rsidRDefault="004B42BC" w:rsidP="004B42BC">
      <w:pPr>
        <w:pStyle w:val="ListParagraph"/>
        <w:numPr>
          <w:ilvl w:val="1"/>
          <w:numId w:val="5"/>
        </w:numPr>
        <w:jc w:val="both"/>
      </w:pPr>
      <w:r>
        <w:t xml:space="preserve">V případě, že </w:t>
      </w:r>
      <w:r w:rsidR="00BA61FF">
        <w:t xml:space="preserve">mezi </w:t>
      </w:r>
      <w:r>
        <w:t>Zhotovitelem a Objednatelem, který je spotřebitelem ve smyslu §</w:t>
      </w:r>
      <w:r w:rsidR="00BA61FF">
        <w:t xml:space="preserve"> 419 OZ</w:t>
      </w:r>
      <w:r>
        <w:t xml:space="preserve"> dojde ke vzniku spotřebitelského sporu ze </w:t>
      </w:r>
      <w:r w:rsidR="00BA61FF">
        <w:t>S</w:t>
      </w:r>
      <w:r>
        <w:t xml:space="preserve">mlouvy, který se nepodaří vyřešit vzájemnou dohodou, může </w:t>
      </w:r>
      <w:r w:rsidR="00BA61FF">
        <w:t>Objednatel</w:t>
      </w:r>
      <w:r>
        <w:t xml:space="preserve"> podat návrh na mimosoudní řešení takového sporu určenému subjektu mimosoudního řešení spotřebitelských sporů, kterým je:</w:t>
      </w:r>
    </w:p>
    <w:p w14:paraId="16FD9100" w14:textId="77777777" w:rsidR="00BA61FF" w:rsidRDefault="00BA61FF" w:rsidP="00BA61FF">
      <w:pPr>
        <w:pStyle w:val="ListParagraph"/>
        <w:jc w:val="both"/>
      </w:pPr>
    </w:p>
    <w:p w14:paraId="07222EE3" w14:textId="77777777" w:rsidR="00BA61FF" w:rsidRDefault="00BA61FF" w:rsidP="00BA61FF">
      <w:pPr>
        <w:pStyle w:val="ListParagraph"/>
        <w:jc w:val="both"/>
      </w:pPr>
      <w:r>
        <w:t>Česká obchodní inspekce</w:t>
      </w:r>
    </w:p>
    <w:p w14:paraId="456D7522" w14:textId="77777777" w:rsidR="00BA61FF" w:rsidRDefault="00BA61FF" w:rsidP="00BA61FF">
      <w:pPr>
        <w:pStyle w:val="ListParagraph"/>
        <w:jc w:val="both"/>
      </w:pPr>
      <w:r>
        <w:t>Ústřední inspektorát – oddělení ADR</w:t>
      </w:r>
    </w:p>
    <w:p w14:paraId="13337BCF" w14:textId="77777777" w:rsidR="00BA61FF" w:rsidRDefault="00BA61FF" w:rsidP="00BA61FF">
      <w:pPr>
        <w:pStyle w:val="ListParagraph"/>
        <w:jc w:val="both"/>
      </w:pPr>
      <w:r>
        <w:t>Gorazdova 1969/24</w:t>
      </w:r>
    </w:p>
    <w:p w14:paraId="3921819A" w14:textId="77777777" w:rsidR="00BA61FF" w:rsidRDefault="00BA61FF" w:rsidP="00BA61FF">
      <w:pPr>
        <w:pStyle w:val="ListParagraph"/>
        <w:jc w:val="both"/>
      </w:pPr>
      <w:r>
        <w:t>120 00 Praha 2</w:t>
      </w:r>
    </w:p>
    <w:p w14:paraId="7A9F789C" w14:textId="1F82D75B" w:rsidR="00BA61FF" w:rsidRDefault="00BA61FF" w:rsidP="00BA61FF">
      <w:pPr>
        <w:pStyle w:val="ListParagraph"/>
        <w:jc w:val="both"/>
      </w:pPr>
      <w:r>
        <w:t>Email: adr@coi.gov.cz, web: adr.coi.gov.cz</w:t>
      </w:r>
    </w:p>
    <w:p w14:paraId="21EEB63A" w14:textId="77777777" w:rsidR="00BA61FF" w:rsidRPr="00BA61FF" w:rsidRDefault="00BA61FF" w:rsidP="00BA61FF">
      <w:pPr>
        <w:pStyle w:val="ListParagraph"/>
        <w:jc w:val="both"/>
      </w:pPr>
    </w:p>
    <w:p w14:paraId="2378049D" w14:textId="689428A4" w:rsidR="00BA61FF" w:rsidRPr="00BA61FF" w:rsidRDefault="00BA61FF" w:rsidP="00BA61FF">
      <w:pPr>
        <w:pStyle w:val="ListParagraph"/>
        <w:numPr>
          <w:ilvl w:val="1"/>
          <w:numId w:val="5"/>
        </w:numPr>
        <w:tabs>
          <w:tab w:val="left" w:pos="3402"/>
        </w:tabs>
        <w:jc w:val="both"/>
        <w:rPr>
          <w:rStyle w:val="Hyperlink"/>
          <w:color w:val="auto"/>
          <w:u w:val="none"/>
        </w:rPr>
      </w:pPr>
      <w:r>
        <w:t xml:space="preserve">Pro zahájení mimosoudního řešení sporu může Objednatel využít rovněž platformu pro řešení sporů online, která je zřízena Evropskou komisí a je dostupná na této webové adrese </w:t>
      </w:r>
      <w:hyperlink r:id="rId16">
        <w:r w:rsidRPr="149B9B18">
          <w:rPr>
            <w:rStyle w:val="Hyperlink"/>
          </w:rPr>
          <w:t>http://ec.europa.eu/consumers/odr/</w:t>
        </w:r>
      </w:hyperlink>
      <w:r w:rsidRPr="149B9B18">
        <w:rPr>
          <w:rStyle w:val="Hyperlink"/>
        </w:rPr>
        <w:t>.</w:t>
      </w:r>
    </w:p>
    <w:p w14:paraId="30FA3837" w14:textId="77777777" w:rsidR="00BA61FF" w:rsidRPr="00BA61FF" w:rsidRDefault="00BA61FF" w:rsidP="00BA61FF">
      <w:pPr>
        <w:pStyle w:val="ListParagraph"/>
        <w:tabs>
          <w:tab w:val="left" w:pos="3402"/>
        </w:tabs>
        <w:jc w:val="both"/>
        <w:rPr>
          <w:rStyle w:val="Hyperlink"/>
          <w:color w:val="auto"/>
          <w:u w:val="none"/>
        </w:rPr>
      </w:pPr>
    </w:p>
    <w:p w14:paraId="570B09AC" w14:textId="0F72D094" w:rsidR="00BA61FF" w:rsidRPr="00BA61FF" w:rsidRDefault="00BA61FF" w:rsidP="00BA61FF">
      <w:pPr>
        <w:pStyle w:val="ListParagraph"/>
        <w:numPr>
          <w:ilvl w:val="1"/>
          <w:numId w:val="5"/>
        </w:numPr>
        <w:tabs>
          <w:tab w:val="left" w:pos="3402"/>
        </w:tabs>
        <w:jc w:val="both"/>
      </w:pPr>
      <w:r>
        <w:t xml:space="preserve">Návrh na mimosoudní řešení sporu může Objednatel podat nejpozději do jednoho roku ode dne, kdy své právo, které je předmětem sporu, poprvé uplatnil u Zhotovitele. </w:t>
      </w:r>
    </w:p>
    <w:p w14:paraId="0420459C" w14:textId="77777777" w:rsidR="00F34A00" w:rsidRDefault="00F34A00" w:rsidP="00DF06CC">
      <w:pPr>
        <w:jc w:val="both"/>
      </w:pPr>
    </w:p>
    <w:p w14:paraId="4CAAD414" w14:textId="21C9EEC8" w:rsidR="00DF79C6" w:rsidRDefault="005A2C3B" w:rsidP="00CA19AE">
      <w:pPr>
        <w:pStyle w:val="ListParagraph"/>
        <w:numPr>
          <w:ilvl w:val="0"/>
          <w:numId w:val="5"/>
        </w:numPr>
        <w:jc w:val="center"/>
      </w:pPr>
      <w:r>
        <w:t>Závěrečná ustanovení</w:t>
      </w:r>
    </w:p>
    <w:p w14:paraId="00F9DA62" w14:textId="77777777" w:rsidR="00CA19AE" w:rsidRDefault="00CA19AE" w:rsidP="00CA19AE">
      <w:pPr>
        <w:pStyle w:val="ListParagraph"/>
        <w:ind w:left="360"/>
      </w:pPr>
    </w:p>
    <w:p w14:paraId="0ADCEF76" w14:textId="0B553C43" w:rsidR="001932AA" w:rsidRPr="001932AA" w:rsidRDefault="001932AA" w:rsidP="001932AA">
      <w:pPr>
        <w:pStyle w:val="ListParagraph"/>
        <w:numPr>
          <w:ilvl w:val="1"/>
          <w:numId w:val="5"/>
        </w:numPr>
        <w:jc w:val="both"/>
      </w:pPr>
      <w:r>
        <w:t>Smluvní vztahy mezi Zhotovitelem a Objednatelem se řídí právním řádem České republiky. Veškeré spory mezi Zhotovitelem a Objednatelem budou rozhodovány obecnými soudy České republiky.</w:t>
      </w:r>
    </w:p>
    <w:p w14:paraId="7721B903" w14:textId="77777777" w:rsidR="001932AA" w:rsidRDefault="001932AA" w:rsidP="001932AA">
      <w:pPr>
        <w:pStyle w:val="ListParagraph"/>
        <w:jc w:val="both"/>
      </w:pPr>
    </w:p>
    <w:p w14:paraId="3BEAB200" w14:textId="67CB239A" w:rsidR="00B96B3C" w:rsidDel="00F72427" w:rsidRDefault="005A2C3B" w:rsidP="007E5588">
      <w:pPr>
        <w:pStyle w:val="ListParagraph"/>
        <w:numPr>
          <w:ilvl w:val="1"/>
          <w:numId w:val="5"/>
        </w:numPr>
        <w:jc w:val="both"/>
        <w:rPr>
          <w:del w:id="22" w:author="Tomáš Najman" w:date="2026-08-10T20:27:00Z" w16du:dateUtc="2026-08-10T18:27:00Z"/>
        </w:rPr>
      </w:pPr>
      <w:r>
        <w:t>Pokud je Objednatel v postavení spotřebitele dle § 419 OZ, nemohou tyto Podmínky zkrátit platnými a účinnými právními předpisy ve prospěch Objednatele jako spotřebitele stanovená práva a povinnosti, od nichž se nelze ani ujednáním Stran odchýlit.</w:t>
      </w:r>
    </w:p>
    <w:p w14:paraId="7F248222" w14:textId="5C60BB4D" w:rsidR="00B96B3C" w:rsidRDefault="00B96B3C" w:rsidP="149B9B18">
      <w:pPr>
        <w:pStyle w:val="ListParagraph"/>
        <w:jc w:val="both"/>
      </w:pPr>
    </w:p>
    <w:p w14:paraId="292FC809" w14:textId="59D9C7F5" w:rsidR="00B96B3C" w:rsidRDefault="005A2C3B" w:rsidP="007E5588">
      <w:pPr>
        <w:pStyle w:val="ListParagraph"/>
        <w:numPr>
          <w:ilvl w:val="1"/>
          <w:numId w:val="5"/>
        </w:numPr>
        <w:jc w:val="both"/>
      </w:pPr>
      <w:r>
        <w:t xml:space="preserve">Zhotovitel není vázán žádnými kodexy chování. </w:t>
      </w:r>
    </w:p>
    <w:p w14:paraId="3AF02106" w14:textId="77777777" w:rsidR="00B96B3C" w:rsidRDefault="00B96B3C" w:rsidP="007E5588">
      <w:pPr>
        <w:pStyle w:val="ListParagraph"/>
        <w:jc w:val="both"/>
      </w:pPr>
    </w:p>
    <w:p w14:paraId="194B8E8B" w14:textId="41D440D6" w:rsidR="00D25C77" w:rsidRDefault="005A2C3B" w:rsidP="007E5588">
      <w:pPr>
        <w:pStyle w:val="ListParagraph"/>
        <w:numPr>
          <w:ilvl w:val="1"/>
          <w:numId w:val="5"/>
        </w:numPr>
        <w:jc w:val="both"/>
      </w:pPr>
      <w:r>
        <w:t xml:space="preserve">Zhotovitel je oprávněn k podnikání v rozsahu dle živnostenského oprávnění. Kontrolu provádí v rámci své působnosti příslušný živnostenský úřad. Dozor nad oblastí ochrany osobních údajů vykonává Úřad pro ochranu osobních údajů. Nad dodržováním zákona č. 634/1992 Sb., o ochraně spotřebitele, ve znění pozdějších předpisů, vykonává dozor Česká obchodní inspekce. </w:t>
      </w:r>
    </w:p>
    <w:p w14:paraId="5450F198" w14:textId="77777777" w:rsidR="00C458B9" w:rsidRDefault="00C458B9" w:rsidP="007E5588">
      <w:pPr>
        <w:pStyle w:val="ListParagraph"/>
        <w:jc w:val="both"/>
      </w:pPr>
    </w:p>
    <w:p w14:paraId="381CE03C" w14:textId="549479EA" w:rsidR="00C458B9" w:rsidRDefault="005A2C3B" w:rsidP="007E5588">
      <w:pPr>
        <w:pStyle w:val="ListParagraph"/>
        <w:numPr>
          <w:ilvl w:val="1"/>
          <w:numId w:val="5"/>
        </w:numPr>
        <w:jc w:val="both"/>
      </w:pPr>
      <w:r>
        <w:t xml:space="preserve">V případě, že kterékoliv ustanovení Smlouvy nebo těchto Podmínek bude nebo se stane neplatné či neúčinné, nemá to vliv na platnost a účinnost ostatních ustanovení Smlouvy a těchto Podmínek. </w:t>
      </w:r>
    </w:p>
    <w:p w14:paraId="7FA6ABE1" w14:textId="77777777" w:rsidR="00C458B9" w:rsidRDefault="00C458B9" w:rsidP="007E5588">
      <w:pPr>
        <w:pStyle w:val="ListParagraph"/>
        <w:jc w:val="both"/>
      </w:pPr>
    </w:p>
    <w:p w14:paraId="27B921FE" w14:textId="039063A8" w:rsidR="001932AA" w:rsidRDefault="001932AA" w:rsidP="001932AA">
      <w:pPr>
        <w:pStyle w:val="ListParagraph"/>
        <w:numPr>
          <w:ilvl w:val="1"/>
          <w:numId w:val="5"/>
        </w:numPr>
        <w:jc w:val="both"/>
      </w:pPr>
      <w:r>
        <w:t xml:space="preserve">Tyto Podmínky jsou uveřejněny na webových stránkách Společnosti: http://www.lunastav.cz/. Smluvní vztahy mezi Zhotovitelem a Objednatelem se řídí zněním Podmínek účinným ke dni uzavření Smlouvy. </w:t>
      </w:r>
    </w:p>
    <w:p w14:paraId="0459C40D" w14:textId="77777777" w:rsidR="001932AA" w:rsidRDefault="001932AA" w:rsidP="001932AA">
      <w:pPr>
        <w:pStyle w:val="ListParagraph"/>
      </w:pPr>
    </w:p>
    <w:p w14:paraId="70377808" w14:textId="7776E842" w:rsidR="004B5C5E" w:rsidDel="00F72427" w:rsidRDefault="005A2C3B" w:rsidP="007E5588">
      <w:pPr>
        <w:pStyle w:val="ListParagraph"/>
        <w:numPr>
          <w:ilvl w:val="1"/>
          <w:numId w:val="5"/>
        </w:numPr>
        <w:jc w:val="both"/>
        <w:rPr>
          <w:del w:id="24" w:author="Tomáš Najman" w:date="2026-08-10T20:27:00Z" w16du:dateUtc="2026-08-10T18:27:00Z"/>
        </w:rPr>
      </w:pPr>
      <w:r>
        <w:t>Podmínky nabývají platnosti a účinnosti dne 1.</w:t>
      </w:r>
      <w:r w:rsidR="004B07CF">
        <w:t>2.2026</w:t>
      </w:r>
    </w:p>
    <w:p w14:paraId="6A868836" w14:textId="77777777" w:rsidR="00F72427" w:rsidRDefault="00F72427" w:rsidP="00F72427">
      <w:pPr>
        <w:keepNext/>
        <w:rPr>
          <w:ins w:id="28" w:author="Tomáš Najman" w:date="2026-08-10T20:25:00Z" w16du:dateUtc="2026-08-10T18:25:00Z"/>
        </w:rPr>
      </w:pPr>
      <w:ins w:id="29" w:author="Tomáš Najman" w:date="2026-08-10T20:25:00Z" w16du:dateUtc="2026-08-10T18:25:00Z">
        <w:r>
          <w:t xml:space="preserve">V </w:t>
        </w:r>
        <w:r w:rsidRPr="00A91320">
          <w:t>{companyCity}</w:t>
        </w:r>
        <w:r>
          <w:tab/>
        </w:r>
        <w:r>
          <w:tab/>
        </w:r>
        <w:r>
          <w:tab/>
        </w:r>
        <w:r>
          <w:tab/>
        </w:r>
        <w:r>
          <w:tab/>
        </w:r>
        <w:r>
          <w:tab/>
        </w:r>
        <w:r>
          <w:tab/>
          <w:t xml:space="preserve">dne </w:t>
        </w:r>
        <w:r w:rsidRPr="000B14F3">
          <w:t>{scheduledEnd}</w:t>
        </w:r>
      </w:ins>
    </w:p>
    <w:tbl>
      <w:tblPr>
        <w:tblStyle w:val="TableGrid"/>
        <w:tblW w:w="9194" w:type="dxa"/>
        <w:tblLook w:val="04A0" w:firstRow="1" w:lastRow="0" w:firstColumn="1" w:lastColumn="0" w:noHBand="0" w:noVBand="1"/>
      </w:tblPr>
      <w:tblGrid>
        <w:gridCol w:w="4410"/>
        <w:gridCol w:w="4784"/>
      </w:tblGrid>
      <w:tr w:rsidR="00F72427" w14:paraId="76B6CD9D" w14:textId="77777777" w:rsidTr="001F6E18">
        <w:trPr>
          <w:trHeight w:val="271"/>
          <w:ins w:id="30" w:author="Tomáš Najman" w:date="2026-08-10T20:25:00Z" w16du:dateUtc="2026-08-10T18:25:00Z"/>
        </w:trPr>
        <w:tc>
          <w:tcPr>
            <w:tcW w:w="4410" w:type="dxa"/>
          </w:tcPr>
          <w:p w14:paraId="46246273" w14:textId="77777777" w:rsidR="00F72427" w:rsidRDefault="00F72427" w:rsidP="001F6E18">
            <w:pPr>
              <w:keepNext/>
              <w:rPr>
                <w:ins w:id="31" w:author="Tomáš Najman" w:date="2026-08-10T20:25:00Z" w16du:dateUtc="2026-08-10T18:25:00Z"/>
              </w:rPr>
            </w:pPr>
            <w:ins w:id="32" w:author="Tomáš Najman" w:date="2026-08-10T20:25:00Z" w16du:dateUtc="2026-08-10T18:25:00Z">
              <w:r>
                <w:t xml:space="preserve">Jméno: </w:t>
              </w:r>
              <w:r w:rsidRPr="006433A0">
                <w:rPr>
                  <w:b/>
                  <w:bCs/>
                </w:rPr>
                <w:t>{companyName}</w:t>
              </w:r>
            </w:ins>
          </w:p>
        </w:tc>
        <w:tc>
          <w:tcPr>
            <w:tcW w:w="4784" w:type="dxa"/>
          </w:tcPr>
          <w:p w14:paraId="7CE19FA7" w14:textId="77777777" w:rsidR="00F72427" w:rsidRDefault="00F72427" w:rsidP="001F6E18">
            <w:pPr>
              <w:rPr>
                <w:ins w:id="33" w:author="Tomáš Najman" w:date="2026-08-10T20:25:00Z" w16du:dateUtc="2026-08-10T18:25:00Z"/>
              </w:rPr>
            </w:pPr>
            <w:ins w:id="34" w:author="Tomáš Najman" w:date="2026-08-10T20:25:00Z" w16du:dateUtc="2026-08-10T18:25:00Z">
              <w:r>
                <w:t xml:space="preserve">Jméno: </w:t>
              </w:r>
              <w:r w:rsidRPr="006433A0">
                <w:rPr>
                  <w:b/>
                  <w:bCs/>
                </w:rPr>
                <w:t>Lukáš Najman, jednatel LUNASTAV CZ s.r.o.</w:t>
              </w:r>
            </w:ins>
          </w:p>
        </w:tc>
      </w:tr>
      <w:tr w:rsidR="00F72427" w14:paraId="5F7358DB" w14:textId="77777777" w:rsidTr="001F6E18">
        <w:trPr>
          <w:trHeight w:val="2600"/>
          <w:ins w:id="35" w:author="Tomáš Najman" w:date="2026-08-10T20:25:00Z" w16du:dateUtc="2026-08-10T18:25:00Z"/>
        </w:trPr>
        <w:tc>
          <w:tcPr>
            <w:tcW w:w="4410" w:type="dxa"/>
            <w:vAlign w:val="center"/>
          </w:tcPr>
          <w:p w14:paraId="5DFAFB4A" w14:textId="77777777" w:rsidR="00F72427" w:rsidRDefault="00F72427" w:rsidP="001F6E18">
            <w:pPr>
              <w:rPr>
                <w:ins w:id="36" w:author="Tomáš Najman" w:date="2026-08-10T20:25:00Z" w16du:dateUtc="2026-08-10T18:25:00Z"/>
              </w:rPr>
            </w:pPr>
            <w:r>
              <w:rPr>
                <w:color w:val="FFFFFF"/>
                <w:sz w:val="12"/>
              </w:rPr>
              <w:t>◆</w:t>
            </w:r>
          </w:p>
        </w:tc>
        <w:tc>
          <w:tcPr>
            <w:tcW w:w="4784" w:type="dxa"/>
          </w:tcPr>
          <w:p w14:paraId="00873E72" w14:textId="77777777" w:rsidR="00F72427" w:rsidRDefault="00F72427" w:rsidP="001F6E18">
            <w:pPr>
              <w:rPr>
                <w:ins w:id="37" w:author="Tomáš Najman" w:date="2026-08-10T20:25:00Z" w16du:dateUtc="2026-08-10T18:25:00Z"/>
              </w:rPr>
            </w:pPr>
          </w:p>
        </w:tc>
      </w:tr>
      <w:tr w:rsidR="00F72427" w14:paraId="37595D3C" w14:textId="77777777" w:rsidTr="001F6E18">
        <w:trPr>
          <w:trHeight w:val="258"/>
          <w:ins w:id="38" w:author="Tomáš Najman" w:date="2026-08-10T20:25:00Z" w16du:dateUtc="2026-08-10T18:25:00Z"/>
        </w:trPr>
        <w:tc>
          <w:tcPr>
            <w:tcW w:w="4410" w:type="dxa"/>
          </w:tcPr>
          <w:p w14:paraId="6724A14C" w14:textId="77777777" w:rsidR="00F72427" w:rsidRDefault="00F72427" w:rsidP="001F6E18">
            <w:pPr>
              <w:jc w:val="center"/>
              <w:rPr>
                <w:ins w:id="39" w:author="Tomáš Najman" w:date="2026-08-10T20:25:00Z" w16du:dateUtc="2026-08-10T18:25:00Z"/>
              </w:rPr>
            </w:pPr>
            <w:ins w:id="40" w:author="Tomáš Najman" w:date="2026-08-10T20:25:00Z" w16du:dateUtc="2026-08-10T18:25:00Z">
              <w:r>
                <w:t>Objednatel</w:t>
              </w:r>
            </w:ins>
          </w:p>
        </w:tc>
        <w:tc>
          <w:tcPr>
            <w:tcW w:w="4784" w:type="dxa"/>
          </w:tcPr>
          <w:p w14:paraId="034CE0D1" w14:textId="77777777" w:rsidR="00F72427" w:rsidRDefault="00F72427" w:rsidP="001F6E18">
            <w:pPr>
              <w:jc w:val="center"/>
              <w:rPr>
                <w:ins w:id="41" w:author="Tomáš Najman" w:date="2026-08-10T20:25:00Z" w16du:dateUtc="2026-08-10T18:25:00Z"/>
              </w:rPr>
            </w:pPr>
            <w:ins w:id="42" w:author="Tomáš Najman" w:date="2026-08-10T20:25:00Z" w16du:dateUtc="2026-08-10T18:25:00Z">
              <w:r>
                <w:t>Zhotovitel</w:t>
              </w:r>
            </w:ins>
          </w:p>
        </w:tc>
      </w:tr>
    </w:tbl>
    <w:p w14:paraId="338128A0" w14:textId="043E1837" w:rsidR="00A076D9" w:rsidRPr="005A2C3B" w:rsidRDefault="00A076D9" w:rsidP="00F72427">
      <w:pPr>
        <w:jc w:val="both"/>
        <w:pPrChange w:id="43" w:author="Tomáš Najman" w:date="2026-08-10T20:27:00Z" w16du:dateUtc="2026-08-10T18:27:00Z">
          <w:pPr>
            <w:pStyle w:val="ListParagraph"/>
            <w:jc w:val="both"/>
          </w:pPr>
        </w:pPrChange>
      </w:pPr>
    </w:p>
    <w:sectPr w:rsidR="00A076D9" w:rsidRPr="005A2C3B" w:rsidSect="004F456A">
      <w:headerReference w:type="default" r:id="rId17"/>
      <w:footerReference w:type="default" r:id="rId18"/>
      <w:pgSz w:w="11906" w:h="16838"/>
      <w:pgMar w:top="1417" w:right="1417" w:bottom="1417" w:left="1417" w:header="576" w:footer="57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H" w:date="2026-06-09T16:40:00Z" w:initials="NH">
    <w:p w14:paraId="251423AC" w14:textId="5A5E6CFA" w:rsidR="00971484" w:rsidRDefault="00971484">
      <w:pPr>
        <w:pStyle w:val="CommentText"/>
      </w:pPr>
      <w:r>
        <w:rPr>
          <w:rStyle w:val="CommentReference"/>
        </w:rPr>
        <w:annotationRef/>
      </w:r>
      <w:r>
        <w:t xml:space="preserve">Cena je pro zhotovitele lepší sjednaná v položkovém rozpočtu, u kterého není zaručena jeho úplnost. V daném případě se ale nejednalo o položkový rozpočet, ale pouze o rozpis ceny. Navíc ani nebyla určena neúplnost rozpočtu, tudíž stejně jsou možnosti navýšení ceny omezené tak jako v případě určené celkové ceny. Ideální v tomto případě je výslovně uvést, co je rozsahem díla, aby pak nebyl spor. Toto by mělo být v popisu díla. </w:t>
      </w:r>
    </w:p>
  </w:comment>
  <w:comment w:id="5" w:author="NH" w:date="2026-06-09T16:46:00Z" w:initials="NH">
    <w:p w14:paraId="4C3FA642" w14:textId="38E4BCE5" w:rsidR="00965E47" w:rsidRDefault="00965E47">
      <w:pPr>
        <w:pStyle w:val="CommentText"/>
      </w:pPr>
      <w:r>
        <w:rPr>
          <w:rStyle w:val="CommentReference"/>
        </w:rPr>
        <w:annotationRef/>
      </w:r>
      <w:r>
        <w:t xml:space="preserve">Doplnila jsem, že konečné vyúčtování vystavíte nejdříve v den dokončení díla a neřešila jsem předání. </w:t>
      </w:r>
    </w:p>
  </w:comment>
  <w:comment w:id="19" w:author="NH" w:date="2026-06-09T11:25:00Z" w:initials="NH">
    <w:p w14:paraId="37ACDCCD" w14:textId="4982D449" w:rsidR="00072696" w:rsidRDefault="00072696">
      <w:pPr>
        <w:pStyle w:val="CommentText"/>
      </w:pPr>
      <w:r>
        <w:rPr>
          <w:rStyle w:val="CommentReference"/>
        </w:rPr>
        <w:annotationRef/>
      </w:r>
      <w:r>
        <w:t>Prosím doplnit.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423AC" w15:done="1"/>
  <w15:commentEx w15:paraId="4C3FA642" w15:done="1"/>
  <w15:commentEx w15:paraId="37ACDC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361BF7" w16cex:dateUtc="2026-06-09T14:40:00Z"/>
  <w16cex:commentExtensible w16cex:durableId="2CAFDC0B" w16cex:dateUtc="2026-06-09T14:46:00Z"/>
  <w16cex:commentExtensible w16cex:durableId="2AD996BF" w16cex:dateUtc="2026-06-09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423AC" w16cid:durableId="54361BF7"/>
  <w16cid:commentId w16cid:paraId="4C3FA642" w16cid:durableId="2CAFDC0B"/>
  <w16cid:commentId w16cid:paraId="37ACDCCD" w16cid:durableId="2AD996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542E3" w14:textId="77777777" w:rsidR="00290D21" w:rsidRDefault="00290D21" w:rsidP="002830ED">
      <w:pPr>
        <w:spacing w:after="0" w:line="240" w:lineRule="auto"/>
      </w:pPr>
      <w:r>
        <w:separator/>
      </w:r>
    </w:p>
  </w:endnote>
  <w:endnote w:type="continuationSeparator" w:id="0">
    <w:p w14:paraId="5E8AF907" w14:textId="77777777" w:rsidR="00290D21" w:rsidRDefault="00290D21" w:rsidP="00283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514F" w14:textId="5EFE4924" w:rsidR="002830ED" w:rsidRDefault="009F13A0" w:rsidP="00C1355B">
    <w:pPr>
      <w:pStyle w:val="Footer"/>
      <w:jc w:val="right"/>
    </w:pPr>
    <w:r>
      <w:rPr>
        <w:noProof/>
      </w:rPr>
      <w:drawing>
        <wp:anchor distT="0" distB="0" distL="114300" distR="114300" simplePos="0" relativeHeight="251659264" behindDoc="1" locked="0" layoutInCell="1" allowOverlap="1" wp14:anchorId="5C48CDBB" wp14:editId="47D76E8F">
          <wp:simplePos x="0" y="0"/>
          <wp:positionH relativeFrom="margin">
            <wp:align>center</wp:align>
          </wp:positionH>
          <wp:positionV relativeFrom="paragraph">
            <wp:posOffset>-41294</wp:posOffset>
          </wp:positionV>
          <wp:extent cx="2626995" cy="269240"/>
          <wp:effectExtent l="0" t="0" r="1905" b="0"/>
          <wp:wrapNone/>
          <wp:docPr id="3893932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995" cy="269240"/>
                  </a:xfrm>
                  <a:prstGeom prst="rect">
                    <a:avLst/>
                  </a:prstGeom>
                  <a:noFill/>
                  <a:ln>
                    <a:noFill/>
                  </a:ln>
                </pic:spPr>
              </pic:pic>
            </a:graphicData>
          </a:graphic>
        </wp:anchor>
      </w:drawing>
    </w:r>
    <w:r w:rsidR="00C1355B">
      <w:fldChar w:fldCharType="begin"/>
    </w:r>
    <w:r w:rsidR="00C1355B">
      <w:instrText>PAGE   \* MERGEFORMAT</w:instrText>
    </w:r>
    <w:r w:rsidR="00C1355B">
      <w:fldChar w:fldCharType="separate"/>
    </w:r>
    <w:r w:rsidR="00C1355B">
      <w:t>7</w:t>
    </w:r>
    <w:r w:rsidR="00C1355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0C6F6" w14:textId="77777777" w:rsidR="00290D21" w:rsidRDefault="00290D21" w:rsidP="002830ED">
      <w:pPr>
        <w:spacing w:after="0" w:line="240" w:lineRule="auto"/>
      </w:pPr>
      <w:r>
        <w:separator/>
      </w:r>
    </w:p>
  </w:footnote>
  <w:footnote w:type="continuationSeparator" w:id="0">
    <w:p w14:paraId="354F5AC8" w14:textId="77777777" w:rsidR="00290D21" w:rsidRDefault="00290D21" w:rsidP="00283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D424" w14:textId="72E62728" w:rsidR="00291260" w:rsidRDefault="00291260" w:rsidP="006E38FD">
    <w:pPr>
      <w:pStyle w:val="Header"/>
    </w:pPr>
  </w:p>
  <w:p w14:paraId="5CD6BA88" w14:textId="49642A61" w:rsidR="002830ED" w:rsidRDefault="002830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EC1"/>
    <w:multiLevelType w:val="hybridMultilevel"/>
    <w:tmpl w:val="6988EF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E4F1CC3"/>
    <w:multiLevelType w:val="hybridMultilevel"/>
    <w:tmpl w:val="4C9C6CC0"/>
    <w:lvl w:ilvl="0" w:tplc="95C4FF7C">
      <w:start w:val="1"/>
      <w:numFmt w:val="lowerLetter"/>
      <w:lvlText w:val="%1)"/>
      <w:lvlJc w:val="left"/>
      <w:pPr>
        <w:ind w:left="1440" w:hanging="360"/>
      </w:pPr>
      <w:rPr>
        <w:rFonts w:asciiTheme="minorHAnsi" w:hAnsiTheme="minorHAnsi" w:cstheme="minorBidi" w:hint="default"/>
        <w:b w:val="0"/>
        <w:bCs w:val="0"/>
        <w:color w:val="auto"/>
        <w:sz w:val="22"/>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E9C1FB7"/>
    <w:multiLevelType w:val="hybridMultilevel"/>
    <w:tmpl w:val="5F90980C"/>
    <w:lvl w:ilvl="0" w:tplc="733E81FE">
      <w:start w:val="1"/>
      <w:numFmt w:val="decimal"/>
      <w:lvlText w:val="%1."/>
      <w:lvlJc w:val="left"/>
      <w:pPr>
        <w:ind w:left="405" w:hanging="360"/>
      </w:pPr>
      <w:rPr>
        <w:rFonts w:hint="default"/>
      </w:rPr>
    </w:lvl>
    <w:lvl w:ilvl="1" w:tplc="04050019">
      <w:start w:val="1"/>
      <w:numFmt w:val="lowerLetter"/>
      <w:lvlText w:val="%2."/>
      <w:lvlJc w:val="left"/>
      <w:pPr>
        <w:ind w:left="1125" w:hanging="360"/>
      </w:pPr>
    </w:lvl>
    <w:lvl w:ilvl="2" w:tplc="0405001B" w:tentative="1">
      <w:start w:val="1"/>
      <w:numFmt w:val="lowerRoman"/>
      <w:lvlText w:val="%3."/>
      <w:lvlJc w:val="right"/>
      <w:pPr>
        <w:ind w:left="1845" w:hanging="180"/>
      </w:pPr>
    </w:lvl>
    <w:lvl w:ilvl="3" w:tplc="0405000F" w:tentative="1">
      <w:start w:val="1"/>
      <w:numFmt w:val="decimal"/>
      <w:lvlText w:val="%4."/>
      <w:lvlJc w:val="left"/>
      <w:pPr>
        <w:ind w:left="2565" w:hanging="360"/>
      </w:pPr>
    </w:lvl>
    <w:lvl w:ilvl="4" w:tplc="04050019" w:tentative="1">
      <w:start w:val="1"/>
      <w:numFmt w:val="lowerLetter"/>
      <w:lvlText w:val="%5."/>
      <w:lvlJc w:val="left"/>
      <w:pPr>
        <w:ind w:left="3285" w:hanging="360"/>
      </w:pPr>
    </w:lvl>
    <w:lvl w:ilvl="5" w:tplc="0405001B" w:tentative="1">
      <w:start w:val="1"/>
      <w:numFmt w:val="lowerRoman"/>
      <w:lvlText w:val="%6."/>
      <w:lvlJc w:val="right"/>
      <w:pPr>
        <w:ind w:left="4005" w:hanging="180"/>
      </w:pPr>
    </w:lvl>
    <w:lvl w:ilvl="6" w:tplc="0405000F" w:tentative="1">
      <w:start w:val="1"/>
      <w:numFmt w:val="decimal"/>
      <w:lvlText w:val="%7."/>
      <w:lvlJc w:val="left"/>
      <w:pPr>
        <w:ind w:left="4725" w:hanging="360"/>
      </w:pPr>
    </w:lvl>
    <w:lvl w:ilvl="7" w:tplc="04050019" w:tentative="1">
      <w:start w:val="1"/>
      <w:numFmt w:val="lowerLetter"/>
      <w:lvlText w:val="%8."/>
      <w:lvlJc w:val="left"/>
      <w:pPr>
        <w:ind w:left="5445" w:hanging="360"/>
      </w:pPr>
    </w:lvl>
    <w:lvl w:ilvl="8" w:tplc="0405001B" w:tentative="1">
      <w:start w:val="1"/>
      <w:numFmt w:val="lowerRoman"/>
      <w:lvlText w:val="%9."/>
      <w:lvlJc w:val="right"/>
      <w:pPr>
        <w:ind w:left="6165" w:hanging="180"/>
      </w:pPr>
    </w:lvl>
  </w:abstractNum>
  <w:abstractNum w:abstractNumId="3" w15:restartNumberingAfterBreak="0">
    <w:nsid w:val="13636A78"/>
    <w:multiLevelType w:val="hybridMultilevel"/>
    <w:tmpl w:val="D4E27B5C"/>
    <w:lvl w:ilvl="0" w:tplc="FFFFFFFF">
      <w:start w:val="1"/>
      <w:numFmt w:val="decimal"/>
      <w:lvlText w:val="4.%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2E4820"/>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7AD6D10"/>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2723EC"/>
    <w:multiLevelType w:val="multilevel"/>
    <w:tmpl w:val="9D4E486A"/>
    <w:numStyleLink w:val="Styl1"/>
  </w:abstractNum>
  <w:abstractNum w:abstractNumId="7" w15:restartNumberingAfterBreak="0">
    <w:nsid w:val="1B966CF8"/>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1CB12CE"/>
    <w:multiLevelType w:val="hybridMultilevel"/>
    <w:tmpl w:val="BDC025E6"/>
    <w:lvl w:ilvl="0" w:tplc="3182D674">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9" w15:restartNumberingAfterBreak="0">
    <w:nsid w:val="22A12C13"/>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5126CB7"/>
    <w:multiLevelType w:val="multilevel"/>
    <w:tmpl w:val="0964BACE"/>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290F57C6"/>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FCB44F1"/>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F9617B2"/>
    <w:multiLevelType w:val="hybridMultilevel"/>
    <w:tmpl w:val="6814687A"/>
    <w:lvl w:ilvl="0" w:tplc="77987A5C">
      <w:start w:val="1"/>
      <w:numFmt w:val="upperRoman"/>
      <w:lvlText w:val="%1."/>
      <w:lvlJc w:val="left"/>
      <w:pPr>
        <w:ind w:left="1080" w:hanging="720"/>
      </w:pPr>
      <w:rPr>
        <w:rFonts w:hint="default"/>
        <w:b/>
        <w:bCs/>
      </w:rPr>
    </w:lvl>
    <w:lvl w:ilvl="1" w:tplc="95C4FF7C">
      <w:start w:val="1"/>
      <w:numFmt w:val="lowerLetter"/>
      <w:lvlText w:val="%2)"/>
      <w:lvlJc w:val="left"/>
      <w:pPr>
        <w:ind w:left="1440" w:hanging="360"/>
      </w:pPr>
      <w:rPr>
        <w:rFonts w:asciiTheme="minorHAnsi" w:hAnsiTheme="minorHAnsi" w:cstheme="minorBidi" w:hint="default"/>
        <w:b w:val="0"/>
        <w:bCs w:val="0"/>
        <w:color w:val="auto"/>
        <w:sz w:val="22"/>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0A00244"/>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2811F0D"/>
    <w:multiLevelType w:val="multilevel"/>
    <w:tmpl w:val="9D4E486A"/>
    <w:styleLink w:val="Styl1"/>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B0B47"/>
    <w:multiLevelType w:val="hybridMultilevel"/>
    <w:tmpl w:val="FCA85954"/>
    <w:lvl w:ilvl="0" w:tplc="BCBE4E4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5D95DED"/>
    <w:multiLevelType w:val="multilevel"/>
    <w:tmpl w:val="14347592"/>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8" w15:restartNumberingAfterBreak="0">
    <w:nsid w:val="46AE4005"/>
    <w:multiLevelType w:val="hybridMultilevel"/>
    <w:tmpl w:val="CAA4850A"/>
    <w:lvl w:ilvl="0" w:tplc="48C63EE2">
      <w:start w:val="1"/>
      <w:numFmt w:val="decimal"/>
      <w:lvlText w:val="%1."/>
      <w:lvlJc w:val="left"/>
      <w:pPr>
        <w:ind w:left="405" w:hanging="360"/>
      </w:pPr>
      <w:rPr>
        <w:rFonts w:hint="default"/>
      </w:rPr>
    </w:lvl>
    <w:lvl w:ilvl="1" w:tplc="04050019" w:tentative="1">
      <w:start w:val="1"/>
      <w:numFmt w:val="lowerLetter"/>
      <w:lvlText w:val="%2."/>
      <w:lvlJc w:val="left"/>
      <w:pPr>
        <w:ind w:left="1125" w:hanging="360"/>
      </w:pPr>
    </w:lvl>
    <w:lvl w:ilvl="2" w:tplc="0405001B" w:tentative="1">
      <w:start w:val="1"/>
      <w:numFmt w:val="lowerRoman"/>
      <w:lvlText w:val="%3."/>
      <w:lvlJc w:val="right"/>
      <w:pPr>
        <w:ind w:left="1845" w:hanging="180"/>
      </w:pPr>
    </w:lvl>
    <w:lvl w:ilvl="3" w:tplc="0405000F" w:tentative="1">
      <w:start w:val="1"/>
      <w:numFmt w:val="decimal"/>
      <w:lvlText w:val="%4."/>
      <w:lvlJc w:val="left"/>
      <w:pPr>
        <w:ind w:left="2565" w:hanging="360"/>
      </w:pPr>
    </w:lvl>
    <w:lvl w:ilvl="4" w:tplc="04050019" w:tentative="1">
      <w:start w:val="1"/>
      <w:numFmt w:val="lowerLetter"/>
      <w:lvlText w:val="%5."/>
      <w:lvlJc w:val="left"/>
      <w:pPr>
        <w:ind w:left="3285" w:hanging="360"/>
      </w:pPr>
    </w:lvl>
    <w:lvl w:ilvl="5" w:tplc="0405001B" w:tentative="1">
      <w:start w:val="1"/>
      <w:numFmt w:val="lowerRoman"/>
      <w:lvlText w:val="%6."/>
      <w:lvlJc w:val="right"/>
      <w:pPr>
        <w:ind w:left="4005" w:hanging="180"/>
      </w:pPr>
    </w:lvl>
    <w:lvl w:ilvl="6" w:tplc="0405000F" w:tentative="1">
      <w:start w:val="1"/>
      <w:numFmt w:val="decimal"/>
      <w:lvlText w:val="%7."/>
      <w:lvlJc w:val="left"/>
      <w:pPr>
        <w:ind w:left="4725" w:hanging="360"/>
      </w:pPr>
    </w:lvl>
    <w:lvl w:ilvl="7" w:tplc="04050019" w:tentative="1">
      <w:start w:val="1"/>
      <w:numFmt w:val="lowerLetter"/>
      <w:lvlText w:val="%8."/>
      <w:lvlJc w:val="left"/>
      <w:pPr>
        <w:ind w:left="5445" w:hanging="360"/>
      </w:pPr>
    </w:lvl>
    <w:lvl w:ilvl="8" w:tplc="0405001B" w:tentative="1">
      <w:start w:val="1"/>
      <w:numFmt w:val="lowerRoman"/>
      <w:lvlText w:val="%9."/>
      <w:lvlJc w:val="right"/>
      <w:pPr>
        <w:ind w:left="6165" w:hanging="180"/>
      </w:pPr>
    </w:lvl>
  </w:abstractNum>
  <w:abstractNum w:abstractNumId="19" w15:restartNumberingAfterBreak="0">
    <w:nsid w:val="476D5A0C"/>
    <w:multiLevelType w:val="hybridMultilevel"/>
    <w:tmpl w:val="4C9C6CC0"/>
    <w:lvl w:ilvl="0" w:tplc="FFFFFFFF">
      <w:start w:val="1"/>
      <w:numFmt w:val="lowerLetter"/>
      <w:lvlText w:val="%1)"/>
      <w:lvlJc w:val="left"/>
      <w:pPr>
        <w:ind w:left="1440" w:hanging="360"/>
      </w:pPr>
      <w:rPr>
        <w:rFonts w:asciiTheme="minorHAnsi" w:hAnsiTheme="minorHAnsi" w:cstheme="minorBidi" w:hint="default"/>
        <w:b w:val="0"/>
        <w:bCs w:val="0"/>
        <w:color w:val="auto"/>
        <w:sz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85235E7"/>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D3B1F47"/>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E876848"/>
    <w:multiLevelType w:val="hybridMultilevel"/>
    <w:tmpl w:val="B2DE81E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4EA564CC"/>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C7F2F56"/>
    <w:multiLevelType w:val="multilevel"/>
    <w:tmpl w:val="18B2C952"/>
    <w:lvl w:ilvl="0">
      <w:start w:val="1"/>
      <w:numFmt w:val="decimal"/>
      <w:lvlText w:val="%1."/>
      <w:lvlJc w:val="left"/>
      <w:pPr>
        <w:ind w:left="720" w:hanging="360"/>
      </w:pPr>
      <w:rPr>
        <w:b w:val="0"/>
        <w:bCs w:val="0"/>
      </w:rPr>
    </w:lvl>
    <w:lvl w:ilvl="1">
      <w:start w:val="1"/>
      <w:numFmt w:val="none"/>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EA1752E"/>
    <w:multiLevelType w:val="hybridMultilevel"/>
    <w:tmpl w:val="50E842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BE30BCC"/>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CB74564"/>
    <w:multiLevelType w:val="multilevel"/>
    <w:tmpl w:val="DCECD2AE"/>
    <w:lvl w:ilvl="0">
      <w:start w:val="1"/>
      <w:numFmt w:val="decimal"/>
      <w:lvlText w:val="%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28591234">
    <w:abstractNumId w:val="2"/>
  </w:num>
  <w:num w:numId="2" w16cid:durableId="2091459045">
    <w:abstractNumId w:val="8"/>
  </w:num>
  <w:num w:numId="3" w16cid:durableId="451676814">
    <w:abstractNumId w:val="25"/>
  </w:num>
  <w:num w:numId="4" w16cid:durableId="632256297">
    <w:abstractNumId w:val="0"/>
  </w:num>
  <w:num w:numId="5" w16cid:durableId="797068660">
    <w:abstractNumId w:val="6"/>
  </w:num>
  <w:num w:numId="6" w16cid:durableId="1367951089">
    <w:abstractNumId w:val="16"/>
  </w:num>
  <w:num w:numId="7" w16cid:durableId="2051374812">
    <w:abstractNumId w:val="15"/>
  </w:num>
  <w:num w:numId="8" w16cid:durableId="919413169">
    <w:abstractNumId w:val="11"/>
  </w:num>
  <w:num w:numId="9" w16cid:durableId="1607347932">
    <w:abstractNumId w:val="22"/>
  </w:num>
  <w:num w:numId="10" w16cid:durableId="797644371">
    <w:abstractNumId w:val="13"/>
  </w:num>
  <w:num w:numId="11" w16cid:durableId="602302848">
    <w:abstractNumId w:val="18"/>
  </w:num>
  <w:num w:numId="12" w16cid:durableId="1614745269">
    <w:abstractNumId w:val="5"/>
  </w:num>
  <w:num w:numId="13" w16cid:durableId="1160388252">
    <w:abstractNumId w:val="23"/>
  </w:num>
  <w:num w:numId="14" w16cid:durableId="525410334">
    <w:abstractNumId w:val="14"/>
  </w:num>
  <w:num w:numId="15" w16cid:durableId="734011486">
    <w:abstractNumId w:val="7"/>
  </w:num>
  <w:num w:numId="16" w16cid:durableId="179898897">
    <w:abstractNumId w:val="9"/>
  </w:num>
  <w:num w:numId="17" w16cid:durableId="307634704">
    <w:abstractNumId w:val="12"/>
  </w:num>
  <w:num w:numId="18" w16cid:durableId="1532955962">
    <w:abstractNumId w:val="1"/>
  </w:num>
  <w:num w:numId="19" w16cid:durableId="3436351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5017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148231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16962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59155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456576">
    <w:abstractNumId w:val="1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4703418">
    <w:abstractNumId w:val="21"/>
  </w:num>
  <w:num w:numId="26" w16cid:durableId="642468598">
    <w:abstractNumId w:val="20"/>
  </w:num>
  <w:num w:numId="27" w16cid:durableId="1311326920">
    <w:abstractNumId w:val="26"/>
  </w:num>
  <w:num w:numId="28" w16cid:durableId="739717645">
    <w:abstractNumId w:val="4"/>
  </w:num>
  <w:num w:numId="29" w16cid:durableId="1656758647">
    <w:abstractNumId w:val="27"/>
  </w:num>
  <w:num w:numId="30" w16cid:durableId="1176458922">
    <w:abstractNumId w:val="17"/>
  </w:num>
  <w:num w:numId="31" w16cid:durableId="1259727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H">
    <w15:presenceInfo w15:providerId="None" w15:userId="NH"/>
  </w15:person>
  <w15:person w15:author="Tomáš Najman">
    <w15:presenceInfo w15:providerId="Windows Live" w15:userId="fb2e85e9ae2e36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3B"/>
    <w:rsid w:val="00001F72"/>
    <w:rsid w:val="00004D79"/>
    <w:rsid w:val="00010524"/>
    <w:rsid w:val="000106DB"/>
    <w:rsid w:val="000118A3"/>
    <w:rsid w:val="00033496"/>
    <w:rsid w:val="000351AE"/>
    <w:rsid w:val="00040B1C"/>
    <w:rsid w:val="0005108E"/>
    <w:rsid w:val="00061B4B"/>
    <w:rsid w:val="00072696"/>
    <w:rsid w:val="000755DA"/>
    <w:rsid w:val="000817A8"/>
    <w:rsid w:val="00081BAD"/>
    <w:rsid w:val="000907A2"/>
    <w:rsid w:val="00096898"/>
    <w:rsid w:val="000A2537"/>
    <w:rsid w:val="000B0081"/>
    <w:rsid w:val="000B14F3"/>
    <w:rsid w:val="000B1C0A"/>
    <w:rsid w:val="000B703F"/>
    <w:rsid w:val="000C4494"/>
    <w:rsid w:val="000C4C1E"/>
    <w:rsid w:val="000C56E4"/>
    <w:rsid w:val="000D1877"/>
    <w:rsid w:val="000D2181"/>
    <w:rsid w:val="000D48A4"/>
    <w:rsid w:val="000D723E"/>
    <w:rsid w:val="000E0984"/>
    <w:rsid w:val="000E353B"/>
    <w:rsid w:val="000F0EA1"/>
    <w:rsid w:val="000F2352"/>
    <w:rsid w:val="000F4C8C"/>
    <w:rsid w:val="001050F9"/>
    <w:rsid w:val="00105C53"/>
    <w:rsid w:val="001062B0"/>
    <w:rsid w:val="001065DF"/>
    <w:rsid w:val="0011388B"/>
    <w:rsid w:val="00115669"/>
    <w:rsid w:val="00121849"/>
    <w:rsid w:val="00124981"/>
    <w:rsid w:val="00125FB4"/>
    <w:rsid w:val="001318BB"/>
    <w:rsid w:val="00143688"/>
    <w:rsid w:val="00145FB9"/>
    <w:rsid w:val="00154F83"/>
    <w:rsid w:val="00156AA7"/>
    <w:rsid w:val="00163FE8"/>
    <w:rsid w:val="0016714D"/>
    <w:rsid w:val="00171ADE"/>
    <w:rsid w:val="0017393E"/>
    <w:rsid w:val="00175849"/>
    <w:rsid w:val="001779DA"/>
    <w:rsid w:val="001932AA"/>
    <w:rsid w:val="001A090E"/>
    <w:rsid w:val="001A7FE8"/>
    <w:rsid w:val="001B0B6E"/>
    <w:rsid w:val="001B4388"/>
    <w:rsid w:val="001B45E2"/>
    <w:rsid w:val="001D4033"/>
    <w:rsid w:val="001D5710"/>
    <w:rsid w:val="001E180A"/>
    <w:rsid w:val="001F3C04"/>
    <w:rsid w:val="002005F1"/>
    <w:rsid w:val="00200E9F"/>
    <w:rsid w:val="00204788"/>
    <w:rsid w:val="002059EB"/>
    <w:rsid w:val="00207409"/>
    <w:rsid w:val="00210D51"/>
    <w:rsid w:val="002125BE"/>
    <w:rsid w:val="00215D57"/>
    <w:rsid w:val="00216329"/>
    <w:rsid w:val="002200DC"/>
    <w:rsid w:val="00222C8B"/>
    <w:rsid w:val="0022772E"/>
    <w:rsid w:val="002343A2"/>
    <w:rsid w:val="002415AA"/>
    <w:rsid w:val="002449E4"/>
    <w:rsid w:val="002453EC"/>
    <w:rsid w:val="00252B3F"/>
    <w:rsid w:val="0026141D"/>
    <w:rsid w:val="00271D8A"/>
    <w:rsid w:val="0027491F"/>
    <w:rsid w:val="002767B6"/>
    <w:rsid w:val="002830ED"/>
    <w:rsid w:val="00286B68"/>
    <w:rsid w:val="00290D21"/>
    <w:rsid w:val="00291260"/>
    <w:rsid w:val="002A2A48"/>
    <w:rsid w:val="002B2781"/>
    <w:rsid w:val="002B30F0"/>
    <w:rsid w:val="002B3C38"/>
    <w:rsid w:val="002C32BC"/>
    <w:rsid w:val="002D0589"/>
    <w:rsid w:val="002D0CC5"/>
    <w:rsid w:val="002D41E9"/>
    <w:rsid w:val="002D709F"/>
    <w:rsid w:val="002E02D6"/>
    <w:rsid w:val="002E44B1"/>
    <w:rsid w:val="002E4736"/>
    <w:rsid w:val="002E4A77"/>
    <w:rsid w:val="002F09D3"/>
    <w:rsid w:val="002F466C"/>
    <w:rsid w:val="002F6183"/>
    <w:rsid w:val="00303EFA"/>
    <w:rsid w:val="00305C4A"/>
    <w:rsid w:val="00310A12"/>
    <w:rsid w:val="00310ABB"/>
    <w:rsid w:val="00315894"/>
    <w:rsid w:val="0032348B"/>
    <w:rsid w:val="003311BA"/>
    <w:rsid w:val="00335949"/>
    <w:rsid w:val="00347EFF"/>
    <w:rsid w:val="003528A5"/>
    <w:rsid w:val="00362146"/>
    <w:rsid w:val="0036597D"/>
    <w:rsid w:val="003666D1"/>
    <w:rsid w:val="0036729E"/>
    <w:rsid w:val="00367870"/>
    <w:rsid w:val="00367A18"/>
    <w:rsid w:val="0037043E"/>
    <w:rsid w:val="0037259B"/>
    <w:rsid w:val="00372E30"/>
    <w:rsid w:val="0038052B"/>
    <w:rsid w:val="00381A3E"/>
    <w:rsid w:val="0038302B"/>
    <w:rsid w:val="00384794"/>
    <w:rsid w:val="00386D85"/>
    <w:rsid w:val="00393A3C"/>
    <w:rsid w:val="00395389"/>
    <w:rsid w:val="003A11AA"/>
    <w:rsid w:val="003A4433"/>
    <w:rsid w:val="003A6D18"/>
    <w:rsid w:val="003B3005"/>
    <w:rsid w:val="003B6BCB"/>
    <w:rsid w:val="003C0BC6"/>
    <w:rsid w:val="003C41A8"/>
    <w:rsid w:val="003C5327"/>
    <w:rsid w:val="003D09C1"/>
    <w:rsid w:val="003D6AE2"/>
    <w:rsid w:val="003E2FC5"/>
    <w:rsid w:val="003E5AF8"/>
    <w:rsid w:val="003E6643"/>
    <w:rsid w:val="003E7406"/>
    <w:rsid w:val="003F7B86"/>
    <w:rsid w:val="00403E2F"/>
    <w:rsid w:val="004074CD"/>
    <w:rsid w:val="004111D1"/>
    <w:rsid w:val="00412F39"/>
    <w:rsid w:val="00426B9A"/>
    <w:rsid w:val="00436BBB"/>
    <w:rsid w:val="00440B93"/>
    <w:rsid w:val="00443267"/>
    <w:rsid w:val="00445EA4"/>
    <w:rsid w:val="0044733B"/>
    <w:rsid w:val="00450C88"/>
    <w:rsid w:val="00465193"/>
    <w:rsid w:val="004736C7"/>
    <w:rsid w:val="00475842"/>
    <w:rsid w:val="00480408"/>
    <w:rsid w:val="00482307"/>
    <w:rsid w:val="004862EB"/>
    <w:rsid w:val="00491706"/>
    <w:rsid w:val="00492179"/>
    <w:rsid w:val="00492866"/>
    <w:rsid w:val="00492D18"/>
    <w:rsid w:val="004A5DF8"/>
    <w:rsid w:val="004B07CF"/>
    <w:rsid w:val="004B2209"/>
    <w:rsid w:val="004B42BC"/>
    <w:rsid w:val="004B5C5E"/>
    <w:rsid w:val="004C364C"/>
    <w:rsid w:val="004D3BCA"/>
    <w:rsid w:val="004D6EB1"/>
    <w:rsid w:val="004E0F70"/>
    <w:rsid w:val="004E72BF"/>
    <w:rsid w:val="004F456A"/>
    <w:rsid w:val="004F6915"/>
    <w:rsid w:val="004F6BFF"/>
    <w:rsid w:val="004F6FB6"/>
    <w:rsid w:val="00504847"/>
    <w:rsid w:val="005049AC"/>
    <w:rsid w:val="00507F39"/>
    <w:rsid w:val="00510E57"/>
    <w:rsid w:val="00524BBC"/>
    <w:rsid w:val="00526CE7"/>
    <w:rsid w:val="00540A02"/>
    <w:rsid w:val="00540DD9"/>
    <w:rsid w:val="005520CE"/>
    <w:rsid w:val="00555CE0"/>
    <w:rsid w:val="0055743F"/>
    <w:rsid w:val="005701D9"/>
    <w:rsid w:val="0057753E"/>
    <w:rsid w:val="00580915"/>
    <w:rsid w:val="0058199A"/>
    <w:rsid w:val="005871F6"/>
    <w:rsid w:val="005A10C3"/>
    <w:rsid w:val="005A15FA"/>
    <w:rsid w:val="005A18AA"/>
    <w:rsid w:val="005A2C3B"/>
    <w:rsid w:val="005C0176"/>
    <w:rsid w:val="005C55BE"/>
    <w:rsid w:val="005C726A"/>
    <w:rsid w:val="005D2AF9"/>
    <w:rsid w:val="005D32D8"/>
    <w:rsid w:val="005E35C0"/>
    <w:rsid w:val="005F428C"/>
    <w:rsid w:val="005F762A"/>
    <w:rsid w:val="00611925"/>
    <w:rsid w:val="006136D9"/>
    <w:rsid w:val="0061633A"/>
    <w:rsid w:val="00623EB9"/>
    <w:rsid w:val="00625B74"/>
    <w:rsid w:val="00626378"/>
    <w:rsid w:val="00626878"/>
    <w:rsid w:val="00637F83"/>
    <w:rsid w:val="006433A0"/>
    <w:rsid w:val="0064681C"/>
    <w:rsid w:val="00655938"/>
    <w:rsid w:val="006604A1"/>
    <w:rsid w:val="00662B99"/>
    <w:rsid w:val="00664E4E"/>
    <w:rsid w:val="0066790A"/>
    <w:rsid w:val="00667A34"/>
    <w:rsid w:val="006719F3"/>
    <w:rsid w:val="0068181F"/>
    <w:rsid w:val="00682C3A"/>
    <w:rsid w:val="006834F7"/>
    <w:rsid w:val="006850B1"/>
    <w:rsid w:val="0068688B"/>
    <w:rsid w:val="00691820"/>
    <w:rsid w:val="006923E3"/>
    <w:rsid w:val="00697E54"/>
    <w:rsid w:val="006B5431"/>
    <w:rsid w:val="006B69C4"/>
    <w:rsid w:val="006C33EA"/>
    <w:rsid w:val="006C3E27"/>
    <w:rsid w:val="006D3456"/>
    <w:rsid w:val="006D3E6D"/>
    <w:rsid w:val="006D5BDC"/>
    <w:rsid w:val="006D7D2C"/>
    <w:rsid w:val="006E294B"/>
    <w:rsid w:val="006E38FD"/>
    <w:rsid w:val="006F7C47"/>
    <w:rsid w:val="00704C82"/>
    <w:rsid w:val="00710AA1"/>
    <w:rsid w:val="00715311"/>
    <w:rsid w:val="00715900"/>
    <w:rsid w:val="0071690F"/>
    <w:rsid w:val="00725291"/>
    <w:rsid w:val="0073464C"/>
    <w:rsid w:val="0073667C"/>
    <w:rsid w:val="0073709A"/>
    <w:rsid w:val="007372B0"/>
    <w:rsid w:val="00742BB6"/>
    <w:rsid w:val="00745B13"/>
    <w:rsid w:val="00747934"/>
    <w:rsid w:val="00747EF4"/>
    <w:rsid w:val="00756B5D"/>
    <w:rsid w:val="00760D7F"/>
    <w:rsid w:val="00772D72"/>
    <w:rsid w:val="00775601"/>
    <w:rsid w:val="007768D0"/>
    <w:rsid w:val="00781966"/>
    <w:rsid w:val="00791769"/>
    <w:rsid w:val="0079182B"/>
    <w:rsid w:val="00792C60"/>
    <w:rsid w:val="00793009"/>
    <w:rsid w:val="00794F75"/>
    <w:rsid w:val="007A101E"/>
    <w:rsid w:val="007A173D"/>
    <w:rsid w:val="007A24D5"/>
    <w:rsid w:val="007B10B9"/>
    <w:rsid w:val="007B5736"/>
    <w:rsid w:val="007C4188"/>
    <w:rsid w:val="007C65A6"/>
    <w:rsid w:val="007D4A1B"/>
    <w:rsid w:val="007D5E29"/>
    <w:rsid w:val="007E34DB"/>
    <w:rsid w:val="007E3F50"/>
    <w:rsid w:val="007E4814"/>
    <w:rsid w:val="007E5588"/>
    <w:rsid w:val="007E5653"/>
    <w:rsid w:val="007E7C61"/>
    <w:rsid w:val="007F45F4"/>
    <w:rsid w:val="007F4A7F"/>
    <w:rsid w:val="007F4C36"/>
    <w:rsid w:val="007F7F8A"/>
    <w:rsid w:val="00802CDA"/>
    <w:rsid w:val="00805C53"/>
    <w:rsid w:val="00807A48"/>
    <w:rsid w:val="0081186D"/>
    <w:rsid w:val="0081247F"/>
    <w:rsid w:val="00814B4F"/>
    <w:rsid w:val="00822C83"/>
    <w:rsid w:val="00824471"/>
    <w:rsid w:val="008341DD"/>
    <w:rsid w:val="0083435F"/>
    <w:rsid w:val="00861DBC"/>
    <w:rsid w:val="008626FE"/>
    <w:rsid w:val="0086733A"/>
    <w:rsid w:val="00867F19"/>
    <w:rsid w:val="00880B2C"/>
    <w:rsid w:val="00884D1C"/>
    <w:rsid w:val="00897CFB"/>
    <w:rsid w:val="008A587D"/>
    <w:rsid w:val="008B4033"/>
    <w:rsid w:val="008B738B"/>
    <w:rsid w:val="008D1718"/>
    <w:rsid w:val="008D3475"/>
    <w:rsid w:val="008E14A1"/>
    <w:rsid w:val="008F607F"/>
    <w:rsid w:val="00902308"/>
    <w:rsid w:val="00904CB3"/>
    <w:rsid w:val="00925780"/>
    <w:rsid w:val="009346BD"/>
    <w:rsid w:val="009367EF"/>
    <w:rsid w:val="00950FC8"/>
    <w:rsid w:val="00952C8A"/>
    <w:rsid w:val="0095301A"/>
    <w:rsid w:val="00965E47"/>
    <w:rsid w:val="00966973"/>
    <w:rsid w:val="009711C3"/>
    <w:rsid w:val="00971484"/>
    <w:rsid w:val="00972CA3"/>
    <w:rsid w:val="009745C2"/>
    <w:rsid w:val="00980E90"/>
    <w:rsid w:val="0098128A"/>
    <w:rsid w:val="0098653D"/>
    <w:rsid w:val="009A3DD8"/>
    <w:rsid w:val="009B1A51"/>
    <w:rsid w:val="009B5862"/>
    <w:rsid w:val="009B695E"/>
    <w:rsid w:val="009B7C30"/>
    <w:rsid w:val="009D19AA"/>
    <w:rsid w:val="009D3823"/>
    <w:rsid w:val="009D3992"/>
    <w:rsid w:val="009E54B3"/>
    <w:rsid w:val="009E6923"/>
    <w:rsid w:val="009F13A0"/>
    <w:rsid w:val="009F1D0E"/>
    <w:rsid w:val="00A028E9"/>
    <w:rsid w:val="00A076D9"/>
    <w:rsid w:val="00A078BE"/>
    <w:rsid w:val="00A20F1A"/>
    <w:rsid w:val="00A344D8"/>
    <w:rsid w:val="00A37742"/>
    <w:rsid w:val="00A42828"/>
    <w:rsid w:val="00A47864"/>
    <w:rsid w:val="00A5125C"/>
    <w:rsid w:val="00A51841"/>
    <w:rsid w:val="00A56F96"/>
    <w:rsid w:val="00A572CE"/>
    <w:rsid w:val="00A57F8F"/>
    <w:rsid w:val="00A614A2"/>
    <w:rsid w:val="00A642D0"/>
    <w:rsid w:val="00A80213"/>
    <w:rsid w:val="00A81569"/>
    <w:rsid w:val="00A90DA2"/>
    <w:rsid w:val="00A920F2"/>
    <w:rsid w:val="00A933DA"/>
    <w:rsid w:val="00AA6D3D"/>
    <w:rsid w:val="00AB1453"/>
    <w:rsid w:val="00AC11CE"/>
    <w:rsid w:val="00AC1953"/>
    <w:rsid w:val="00AD14E6"/>
    <w:rsid w:val="00AD5287"/>
    <w:rsid w:val="00AF3587"/>
    <w:rsid w:val="00B04BB9"/>
    <w:rsid w:val="00B05B2B"/>
    <w:rsid w:val="00B104AE"/>
    <w:rsid w:val="00B10753"/>
    <w:rsid w:val="00B141A6"/>
    <w:rsid w:val="00B14551"/>
    <w:rsid w:val="00B14AE1"/>
    <w:rsid w:val="00B16A8A"/>
    <w:rsid w:val="00B2047B"/>
    <w:rsid w:val="00B25C68"/>
    <w:rsid w:val="00B31E57"/>
    <w:rsid w:val="00B330A4"/>
    <w:rsid w:val="00B333D4"/>
    <w:rsid w:val="00B436FA"/>
    <w:rsid w:val="00B50673"/>
    <w:rsid w:val="00B551D8"/>
    <w:rsid w:val="00B81453"/>
    <w:rsid w:val="00B8268D"/>
    <w:rsid w:val="00B83AD1"/>
    <w:rsid w:val="00B870EB"/>
    <w:rsid w:val="00B96B3C"/>
    <w:rsid w:val="00BA0248"/>
    <w:rsid w:val="00BA3D08"/>
    <w:rsid w:val="00BA61FF"/>
    <w:rsid w:val="00BB16E4"/>
    <w:rsid w:val="00BB2FFE"/>
    <w:rsid w:val="00BB665E"/>
    <w:rsid w:val="00BC4AB6"/>
    <w:rsid w:val="00BD3C9C"/>
    <w:rsid w:val="00BF0817"/>
    <w:rsid w:val="00BF45F6"/>
    <w:rsid w:val="00C00240"/>
    <w:rsid w:val="00C034C7"/>
    <w:rsid w:val="00C10061"/>
    <w:rsid w:val="00C11582"/>
    <w:rsid w:val="00C116D2"/>
    <w:rsid w:val="00C1355B"/>
    <w:rsid w:val="00C135A6"/>
    <w:rsid w:val="00C17F14"/>
    <w:rsid w:val="00C2109A"/>
    <w:rsid w:val="00C25DAC"/>
    <w:rsid w:val="00C31301"/>
    <w:rsid w:val="00C32409"/>
    <w:rsid w:val="00C3499A"/>
    <w:rsid w:val="00C36681"/>
    <w:rsid w:val="00C40959"/>
    <w:rsid w:val="00C458B9"/>
    <w:rsid w:val="00C46A70"/>
    <w:rsid w:val="00C539C2"/>
    <w:rsid w:val="00C614F7"/>
    <w:rsid w:val="00C87196"/>
    <w:rsid w:val="00C97253"/>
    <w:rsid w:val="00CA19AE"/>
    <w:rsid w:val="00CA2EB2"/>
    <w:rsid w:val="00CB4A31"/>
    <w:rsid w:val="00CC09F7"/>
    <w:rsid w:val="00CC53C5"/>
    <w:rsid w:val="00CD0312"/>
    <w:rsid w:val="00CD3811"/>
    <w:rsid w:val="00CE07A3"/>
    <w:rsid w:val="00CE5C98"/>
    <w:rsid w:val="00CF426A"/>
    <w:rsid w:val="00D1770B"/>
    <w:rsid w:val="00D20B56"/>
    <w:rsid w:val="00D25C77"/>
    <w:rsid w:val="00D30ED4"/>
    <w:rsid w:val="00D3211E"/>
    <w:rsid w:val="00D35AAD"/>
    <w:rsid w:val="00D3763B"/>
    <w:rsid w:val="00D41973"/>
    <w:rsid w:val="00D532B9"/>
    <w:rsid w:val="00D54F45"/>
    <w:rsid w:val="00D561DE"/>
    <w:rsid w:val="00D601ED"/>
    <w:rsid w:val="00D66553"/>
    <w:rsid w:val="00D67F91"/>
    <w:rsid w:val="00D71696"/>
    <w:rsid w:val="00D921C6"/>
    <w:rsid w:val="00D96CE6"/>
    <w:rsid w:val="00D96EDC"/>
    <w:rsid w:val="00DA2D1B"/>
    <w:rsid w:val="00DA6981"/>
    <w:rsid w:val="00DB2A56"/>
    <w:rsid w:val="00DB4CB6"/>
    <w:rsid w:val="00DB7189"/>
    <w:rsid w:val="00DC2676"/>
    <w:rsid w:val="00DC3765"/>
    <w:rsid w:val="00DD06FE"/>
    <w:rsid w:val="00DE19C7"/>
    <w:rsid w:val="00DE2DC1"/>
    <w:rsid w:val="00DE3365"/>
    <w:rsid w:val="00DE3F97"/>
    <w:rsid w:val="00DE60E9"/>
    <w:rsid w:val="00DE686A"/>
    <w:rsid w:val="00DF06CC"/>
    <w:rsid w:val="00DF1065"/>
    <w:rsid w:val="00DF34E6"/>
    <w:rsid w:val="00DF526D"/>
    <w:rsid w:val="00DF79C6"/>
    <w:rsid w:val="00E117BF"/>
    <w:rsid w:val="00E16149"/>
    <w:rsid w:val="00E26762"/>
    <w:rsid w:val="00E279B3"/>
    <w:rsid w:val="00E300D8"/>
    <w:rsid w:val="00E41B30"/>
    <w:rsid w:val="00E44217"/>
    <w:rsid w:val="00E562CC"/>
    <w:rsid w:val="00E803E6"/>
    <w:rsid w:val="00E84B6D"/>
    <w:rsid w:val="00E93063"/>
    <w:rsid w:val="00EA09CE"/>
    <w:rsid w:val="00EA0BFB"/>
    <w:rsid w:val="00EA6952"/>
    <w:rsid w:val="00EA7088"/>
    <w:rsid w:val="00EA7994"/>
    <w:rsid w:val="00EB5AD4"/>
    <w:rsid w:val="00EE4347"/>
    <w:rsid w:val="00EE4A67"/>
    <w:rsid w:val="00EF151D"/>
    <w:rsid w:val="00EF3390"/>
    <w:rsid w:val="00EF3DA6"/>
    <w:rsid w:val="00F10DC6"/>
    <w:rsid w:val="00F12D94"/>
    <w:rsid w:val="00F2361C"/>
    <w:rsid w:val="00F2467F"/>
    <w:rsid w:val="00F34A00"/>
    <w:rsid w:val="00F42963"/>
    <w:rsid w:val="00F457E0"/>
    <w:rsid w:val="00F468CD"/>
    <w:rsid w:val="00F5039D"/>
    <w:rsid w:val="00F511D8"/>
    <w:rsid w:val="00F519BA"/>
    <w:rsid w:val="00F52DB4"/>
    <w:rsid w:val="00F6586A"/>
    <w:rsid w:val="00F72427"/>
    <w:rsid w:val="00F7333A"/>
    <w:rsid w:val="00F77269"/>
    <w:rsid w:val="00F82A2D"/>
    <w:rsid w:val="00F916F9"/>
    <w:rsid w:val="00F91BCE"/>
    <w:rsid w:val="00F921D6"/>
    <w:rsid w:val="00F92233"/>
    <w:rsid w:val="00F93AB9"/>
    <w:rsid w:val="00F95031"/>
    <w:rsid w:val="00F97906"/>
    <w:rsid w:val="00FA4046"/>
    <w:rsid w:val="00FB2495"/>
    <w:rsid w:val="00FB6C25"/>
    <w:rsid w:val="00FC41A8"/>
    <w:rsid w:val="00FC7F75"/>
    <w:rsid w:val="00FD3198"/>
    <w:rsid w:val="00FE1ED4"/>
    <w:rsid w:val="00FE27EF"/>
    <w:rsid w:val="00FF00D4"/>
    <w:rsid w:val="00FF2E1A"/>
    <w:rsid w:val="00FF4939"/>
    <w:rsid w:val="0594DB66"/>
    <w:rsid w:val="0A907046"/>
    <w:rsid w:val="0C5041B1"/>
    <w:rsid w:val="148BADDF"/>
    <w:rsid w:val="149B9B18"/>
    <w:rsid w:val="1767EF56"/>
    <w:rsid w:val="17BB6FB7"/>
    <w:rsid w:val="202C9C31"/>
    <w:rsid w:val="2137D17A"/>
    <w:rsid w:val="26144360"/>
    <w:rsid w:val="2AB370AD"/>
    <w:rsid w:val="30889468"/>
    <w:rsid w:val="408E302D"/>
    <w:rsid w:val="414ED0AE"/>
    <w:rsid w:val="4410AD0A"/>
    <w:rsid w:val="524C555E"/>
    <w:rsid w:val="52D76A73"/>
    <w:rsid w:val="545EF713"/>
    <w:rsid w:val="5663A7DC"/>
    <w:rsid w:val="56FABEA9"/>
    <w:rsid w:val="58E6D3C5"/>
    <w:rsid w:val="5C63CCC8"/>
    <w:rsid w:val="613146C8"/>
    <w:rsid w:val="69442D64"/>
    <w:rsid w:val="6A8569D9"/>
    <w:rsid w:val="6FDD65C2"/>
    <w:rsid w:val="7146690A"/>
    <w:rsid w:val="761E64B0"/>
    <w:rsid w:val="7796F8B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A19D1"/>
  <w15:chartTrackingRefBased/>
  <w15:docId w15:val="{330A0B57-8AA5-4E57-8D61-37DF9D84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427"/>
  </w:style>
  <w:style w:type="paragraph" w:styleId="Heading1">
    <w:name w:val="heading 1"/>
    <w:basedOn w:val="Normal"/>
    <w:next w:val="Normal"/>
    <w:link w:val="Heading1Char"/>
    <w:uiPriority w:val="9"/>
    <w:qFormat/>
    <w:rsid w:val="00704C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050F9"/>
    <w:p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paragraph" w:styleId="Heading3">
    <w:name w:val="heading 3"/>
    <w:basedOn w:val="Normal"/>
    <w:next w:val="Normal"/>
    <w:link w:val="Heading3Char"/>
    <w:uiPriority w:val="9"/>
    <w:semiHidden/>
    <w:unhideWhenUsed/>
    <w:qFormat/>
    <w:rsid w:val="00637F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3B6BC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2C3B"/>
    <w:rPr>
      <w:color w:val="0563C1" w:themeColor="hyperlink"/>
      <w:u w:val="single"/>
    </w:rPr>
  </w:style>
  <w:style w:type="character" w:styleId="UnresolvedMention">
    <w:name w:val="Unresolved Mention"/>
    <w:basedOn w:val="DefaultParagraphFont"/>
    <w:uiPriority w:val="99"/>
    <w:semiHidden/>
    <w:unhideWhenUsed/>
    <w:rsid w:val="005A2C3B"/>
    <w:rPr>
      <w:color w:val="605E5C"/>
      <w:shd w:val="clear" w:color="auto" w:fill="E1DFDD"/>
    </w:rPr>
  </w:style>
  <w:style w:type="paragraph" w:styleId="ListParagraph">
    <w:name w:val="List Paragraph"/>
    <w:aliases w:val="Odrážkový seznam,Odstavec 1,Nad,Odstavec cíl se seznamem,Odstavec se seznamem5,Odstavec_muj,Odrážky,Reference List,Odstavec se seznamem a odrážkou,1 úroveň Odstavec se seznamem,List Paragraph (Czech Tourism),Odstavec"/>
    <w:basedOn w:val="Normal"/>
    <w:link w:val="ListParagraphChar"/>
    <w:uiPriority w:val="34"/>
    <w:qFormat/>
    <w:rsid w:val="005A10C3"/>
    <w:pPr>
      <w:ind w:left="720"/>
      <w:contextualSpacing/>
    </w:pPr>
  </w:style>
  <w:style w:type="paragraph" w:styleId="Header">
    <w:name w:val="header"/>
    <w:basedOn w:val="Normal"/>
    <w:link w:val="HeaderChar"/>
    <w:uiPriority w:val="99"/>
    <w:unhideWhenUsed/>
    <w:rsid w:val="002830E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830ED"/>
  </w:style>
  <w:style w:type="paragraph" w:styleId="Footer">
    <w:name w:val="footer"/>
    <w:basedOn w:val="Normal"/>
    <w:link w:val="FooterChar"/>
    <w:uiPriority w:val="99"/>
    <w:unhideWhenUsed/>
    <w:rsid w:val="002830E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830ED"/>
  </w:style>
  <w:style w:type="paragraph" w:customStyle="1" w:styleId="RNTText">
    <w:name w:val="RNTText"/>
    <w:basedOn w:val="Normal"/>
    <w:next w:val="Normal"/>
    <w:autoRedefine/>
    <w:qFormat/>
    <w:rsid w:val="00824471"/>
    <w:pPr>
      <w:widowControl w:val="0"/>
      <w:tabs>
        <w:tab w:val="right" w:pos="7200"/>
      </w:tabs>
      <w:suppressAutoHyphens/>
      <w:spacing w:after="20" w:line="240" w:lineRule="auto"/>
      <w:jc w:val="center"/>
    </w:pPr>
    <w:rPr>
      <w:rFonts w:ascii="Arial" w:eastAsia="Calibri" w:hAnsi="Arial"/>
      <w:color w:val="FFFFFF" w:themeColor="background1"/>
      <w:sz w:val="40"/>
      <w:szCs w:val="40"/>
    </w:rPr>
  </w:style>
  <w:style w:type="character" w:customStyle="1" w:styleId="Heading2Char">
    <w:name w:val="Heading 2 Char"/>
    <w:basedOn w:val="DefaultParagraphFont"/>
    <w:link w:val="Heading2"/>
    <w:uiPriority w:val="9"/>
    <w:rsid w:val="001050F9"/>
    <w:rPr>
      <w:rFonts w:ascii="Times New Roman" w:eastAsia="Times New Roman" w:hAnsi="Times New Roman" w:cs="Times New Roman"/>
      <w:b/>
      <w:bCs/>
      <w:sz w:val="36"/>
      <w:szCs w:val="36"/>
      <w:lang w:eastAsia="cs-CZ"/>
    </w:rPr>
  </w:style>
  <w:style w:type="paragraph" w:customStyle="1" w:styleId="RNTSummary">
    <w:name w:val="RNTSummary"/>
    <w:basedOn w:val="Normal"/>
    <w:next w:val="Normal"/>
    <w:autoRedefine/>
    <w:qFormat/>
    <w:rsid w:val="009D3992"/>
    <w:pPr>
      <w:widowControl w:val="0"/>
      <w:tabs>
        <w:tab w:val="right" w:pos="4111"/>
      </w:tabs>
      <w:suppressAutoHyphens/>
      <w:spacing w:after="0" w:line="240" w:lineRule="auto"/>
    </w:pPr>
    <w:rPr>
      <w:rFonts w:ascii="Arial" w:eastAsia="Calibri" w:hAnsi="Arial"/>
      <w:b/>
      <w:color w:val="1D1D1B"/>
      <w:sz w:val="32"/>
      <w:szCs w:val="32"/>
    </w:rPr>
  </w:style>
  <w:style w:type="paragraph" w:customStyle="1" w:styleId="RNTTable">
    <w:name w:val="RNTTable"/>
    <w:basedOn w:val="Normal"/>
    <w:next w:val="Normal"/>
    <w:qFormat/>
    <w:rsid w:val="009D3992"/>
    <w:pPr>
      <w:suppressAutoHyphens/>
    </w:pPr>
    <w:rPr>
      <w:rFonts w:ascii="Arial" w:eastAsia="Calibri" w:hAnsi="Arial"/>
      <w:color w:val="1D1D1B"/>
      <w:sz w:val="18"/>
    </w:rPr>
  </w:style>
  <w:style w:type="table" w:styleId="TableGrid">
    <w:name w:val="Table Grid"/>
    <w:basedOn w:val="TableNormal"/>
    <w:uiPriority w:val="39"/>
    <w:rsid w:val="009D3992"/>
    <w:pPr>
      <w:suppressAutoHyphens/>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1">
    <w:name w:val="Styl1"/>
    <w:uiPriority w:val="99"/>
    <w:rsid w:val="00697E54"/>
    <w:pPr>
      <w:numPr>
        <w:numId w:val="7"/>
      </w:numPr>
    </w:pPr>
  </w:style>
  <w:style w:type="character" w:customStyle="1" w:styleId="Heading1Char">
    <w:name w:val="Heading 1 Char"/>
    <w:basedOn w:val="DefaultParagraphFont"/>
    <w:link w:val="Heading1"/>
    <w:uiPriority w:val="9"/>
    <w:qFormat/>
    <w:rsid w:val="00704C82"/>
    <w:rPr>
      <w:rFonts w:asciiTheme="majorHAnsi" w:eastAsiaTheme="majorEastAsia" w:hAnsiTheme="majorHAnsi" w:cstheme="majorBidi"/>
      <w:color w:val="2F5496" w:themeColor="accent1" w:themeShade="BF"/>
      <w:sz w:val="32"/>
      <w:szCs w:val="32"/>
    </w:rPr>
  </w:style>
  <w:style w:type="character" w:customStyle="1" w:styleId="fmybhe">
    <w:name w:val="fmybhe"/>
    <w:basedOn w:val="DefaultParagraphFont"/>
    <w:rsid w:val="00EA0BFB"/>
  </w:style>
  <w:style w:type="character" w:customStyle="1" w:styleId="CommentTextChar1">
    <w:name w:val="Comment Text Char1"/>
    <w:aliases w:val="Comment Text Char Char,Comment Text Char Char Char Char"/>
    <w:basedOn w:val="DefaultParagraphFont"/>
    <w:link w:val="CommentText"/>
    <w:semiHidden/>
    <w:locked/>
    <w:rsid w:val="005E35C0"/>
    <w:rPr>
      <w:rFonts w:ascii="Times New Roman" w:eastAsia="Calibri" w:hAnsi="Times New Roman" w:cs="Times New Roman"/>
      <w:sz w:val="20"/>
      <w:szCs w:val="20"/>
      <w:lang w:val="x-none" w:eastAsia="cs-CZ"/>
    </w:rPr>
  </w:style>
  <w:style w:type="paragraph" w:styleId="CommentText">
    <w:name w:val="annotation text"/>
    <w:aliases w:val="Comment Text Char,Comment Text Char Char Char"/>
    <w:basedOn w:val="Normal"/>
    <w:link w:val="CommentTextChar1"/>
    <w:semiHidden/>
    <w:unhideWhenUsed/>
    <w:rsid w:val="005E35C0"/>
    <w:pPr>
      <w:spacing w:after="0" w:line="240" w:lineRule="auto"/>
    </w:pPr>
    <w:rPr>
      <w:rFonts w:ascii="Times New Roman" w:eastAsia="Calibri" w:hAnsi="Times New Roman" w:cs="Times New Roman"/>
      <w:sz w:val="20"/>
      <w:szCs w:val="20"/>
      <w:lang w:val="x-none" w:eastAsia="cs-CZ"/>
    </w:rPr>
  </w:style>
  <w:style w:type="character" w:customStyle="1" w:styleId="TextkomenteChar1">
    <w:name w:val="Text komentáře Char1"/>
    <w:basedOn w:val="DefaultParagraphFont"/>
    <w:uiPriority w:val="99"/>
    <w:semiHidden/>
    <w:rsid w:val="005E35C0"/>
    <w:rPr>
      <w:sz w:val="20"/>
      <w:szCs w:val="20"/>
    </w:rPr>
  </w:style>
  <w:style w:type="paragraph" w:styleId="BodyText">
    <w:name w:val="Body Text"/>
    <w:basedOn w:val="Normal"/>
    <w:link w:val="BodyTextChar"/>
    <w:semiHidden/>
    <w:unhideWhenUsed/>
    <w:rsid w:val="005E35C0"/>
    <w:pPr>
      <w:snapToGrid w:val="0"/>
      <w:spacing w:after="0" w:line="240" w:lineRule="auto"/>
    </w:pPr>
    <w:rPr>
      <w:rFonts w:ascii="Times New Roman" w:eastAsia="Times New Roman" w:hAnsi="Times New Roman" w:cs="Times New Roman"/>
      <w:color w:val="000000"/>
      <w:sz w:val="24"/>
      <w:szCs w:val="20"/>
      <w:lang w:eastAsia="cs-CZ"/>
    </w:rPr>
  </w:style>
  <w:style w:type="character" w:customStyle="1" w:styleId="BodyTextChar">
    <w:name w:val="Body Text Char"/>
    <w:basedOn w:val="DefaultParagraphFont"/>
    <w:link w:val="BodyText"/>
    <w:semiHidden/>
    <w:rsid w:val="005E35C0"/>
    <w:rPr>
      <w:rFonts w:ascii="Times New Roman" w:eastAsia="Times New Roman" w:hAnsi="Times New Roman" w:cs="Times New Roman"/>
      <w:color w:val="000000"/>
      <w:sz w:val="24"/>
      <w:szCs w:val="20"/>
      <w:lang w:eastAsia="cs-CZ"/>
    </w:rPr>
  </w:style>
  <w:style w:type="character" w:styleId="CommentReference">
    <w:name w:val="annotation reference"/>
    <w:semiHidden/>
    <w:unhideWhenUsed/>
    <w:rsid w:val="005E35C0"/>
    <w:rPr>
      <w:rFonts w:ascii="Times New Roman" w:hAnsi="Times New Roman" w:cs="Times New Roman" w:hint="default"/>
      <w:sz w:val="16"/>
      <w:szCs w:val="16"/>
    </w:rPr>
  </w:style>
  <w:style w:type="character" w:customStyle="1" w:styleId="Heading3Char">
    <w:name w:val="Heading 3 Char"/>
    <w:basedOn w:val="DefaultParagraphFont"/>
    <w:link w:val="Heading3"/>
    <w:uiPriority w:val="9"/>
    <w:semiHidden/>
    <w:rsid w:val="00637F8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37F83"/>
    <w:rPr>
      <w:b/>
      <w:bCs/>
    </w:rPr>
  </w:style>
  <w:style w:type="paragraph" w:styleId="NormalWeb">
    <w:name w:val="Normal (Web)"/>
    <w:basedOn w:val="Normal"/>
    <w:uiPriority w:val="99"/>
    <w:semiHidden/>
    <w:unhideWhenUsed/>
    <w:rsid w:val="00637F83"/>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Revision">
    <w:name w:val="Revision"/>
    <w:hidden/>
    <w:uiPriority w:val="99"/>
    <w:semiHidden/>
    <w:rsid w:val="00EA7994"/>
    <w:pPr>
      <w:spacing w:after="0" w:line="240" w:lineRule="auto"/>
    </w:pPr>
  </w:style>
  <w:style w:type="paragraph" w:styleId="CommentSubject">
    <w:name w:val="annotation subject"/>
    <w:basedOn w:val="CommentText"/>
    <w:next w:val="CommentText"/>
    <w:link w:val="CommentSubjectChar"/>
    <w:uiPriority w:val="99"/>
    <w:semiHidden/>
    <w:unhideWhenUsed/>
    <w:rsid w:val="007D5E29"/>
    <w:pPr>
      <w:spacing w:after="160"/>
    </w:pPr>
    <w:rPr>
      <w:rFonts w:asciiTheme="minorHAnsi" w:eastAsiaTheme="minorHAnsi" w:hAnsiTheme="minorHAnsi" w:cstheme="minorBidi"/>
      <w:b/>
      <w:bCs/>
      <w:lang w:val="cs-CZ" w:eastAsia="en-US"/>
    </w:rPr>
  </w:style>
  <w:style w:type="character" w:customStyle="1" w:styleId="CommentSubjectChar">
    <w:name w:val="Comment Subject Char"/>
    <w:basedOn w:val="CommentTextChar1"/>
    <w:link w:val="CommentSubject"/>
    <w:uiPriority w:val="99"/>
    <w:semiHidden/>
    <w:rsid w:val="007D5E29"/>
    <w:rPr>
      <w:rFonts w:ascii="Times New Roman" w:eastAsia="Calibri" w:hAnsi="Times New Roman" w:cs="Times New Roman"/>
      <w:b/>
      <w:bCs/>
      <w:sz w:val="20"/>
      <w:szCs w:val="20"/>
      <w:lang w:val="x-none" w:eastAsia="cs-CZ"/>
    </w:rPr>
  </w:style>
  <w:style w:type="character" w:customStyle="1" w:styleId="ListParagraphChar">
    <w:name w:val="List Paragraph Char"/>
    <w:aliases w:val="Odrážkový seznam Char,Odstavec 1 Char,Nad Char,Odstavec cíl se seznamem Char,Odstavec se seznamem5 Char,Odstavec_muj Char,Odrážky Char,Reference List Char,Odstavec se seznamem a odrážkou Char,1 úroveň Odstavec se seznamem Char"/>
    <w:basedOn w:val="DefaultParagraphFont"/>
    <w:link w:val="ListParagraph"/>
    <w:uiPriority w:val="34"/>
    <w:qFormat/>
    <w:rsid w:val="00C614F7"/>
  </w:style>
  <w:style w:type="paragraph" w:customStyle="1" w:styleId="aTEXT">
    <w:name w:val="aTEXT"/>
    <w:basedOn w:val="Heading6"/>
    <w:link w:val="aTEXTChar"/>
    <w:qFormat/>
    <w:rsid w:val="003B6BCB"/>
    <w:pPr>
      <w:keepNext w:val="0"/>
      <w:keepLines w:val="0"/>
      <w:suppressAutoHyphens/>
      <w:spacing w:before="120" w:after="120" w:line="240" w:lineRule="auto"/>
      <w:jc w:val="both"/>
    </w:pPr>
    <w:rPr>
      <w:rFonts w:ascii="Times New Roman" w:eastAsia="Times New Roman" w:hAnsi="Times New Roman" w:cs="Times New Roman"/>
      <w:bCs/>
      <w:color w:val="auto"/>
      <w:lang w:eastAsia="ar-SA"/>
    </w:rPr>
  </w:style>
  <w:style w:type="character" w:customStyle="1" w:styleId="aTEXTChar">
    <w:name w:val="aTEXT Char"/>
    <w:link w:val="aTEXT"/>
    <w:rsid w:val="003B6BCB"/>
    <w:rPr>
      <w:rFonts w:ascii="Times New Roman" w:eastAsia="Times New Roman" w:hAnsi="Times New Roman" w:cs="Times New Roman"/>
      <w:bCs/>
      <w:lang w:eastAsia="ar-SA"/>
    </w:rPr>
  </w:style>
  <w:style w:type="character" w:customStyle="1" w:styleId="Heading6Char">
    <w:name w:val="Heading 6 Char"/>
    <w:basedOn w:val="DefaultParagraphFont"/>
    <w:link w:val="Heading6"/>
    <w:uiPriority w:val="9"/>
    <w:semiHidden/>
    <w:rsid w:val="003B6BC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8272">
      <w:bodyDiv w:val="1"/>
      <w:marLeft w:val="0"/>
      <w:marRight w:val="0"/>
      <w:marTop w:val="0"/>
      <w:marBottom w:val="0"/>
      <w:divBdr>
        <w:top w:val="none" w:sz="0" w:space="0" w:color="auto"/>
        <w:left w:val="none" w:sz="0" w:space="0" w:color="auto"/>
        <w:bottom w:val="none" w:sz="0" w:space="0" w:color="auto"/>
        <w:right w:val="none" w:sz="0" w:space="0" w:color="auto"/>
      </w:divBdr>
    </w:div>
    <w:div w:id="430126447">
      <w:bodyDiv w:val="1"/>
      <w:marLeft w:val="0"/>
      <w:marRight w:val="0"/>
      <w:marTop w:val="0"/>
      <w:marBottom w:val="0"/>
      <w:divBdr>
        <w:top w:val="none" w:sz="0" w:space="0" w:color="auto"/>
        <w:left w:val="none" w:sz="0" w:space="0" w:color="auto"/>
        <w:bottom w:val="none" w:sz="0" w:space="0" w:color="auto"/>
        <w:right w:val="none" w:sz="0" w:space="0" w:color="auto"/>
      </w:divBdr>
    </w:div>
    <w:div w:id="442187297">
      <w:bodyDiv w:val="1"/>
      <w:marLeft w:val="0"/>
      <w:marRight w:val="0"/>
      <w:marTop w:val="0"/>
      <w:marBottom w:val="0"/>
      <w:divBdr>
        <w:top w:val="none" w:sz="0" w:space="0" w:color="auto"/>
        <w:left w:val="none" w:sz="0" w:space="0" w:color="auto"/>
        <w:bottom w:val="none" w:sz="0" w:space="0" w:color="auto"/>
        <w:right w:val="none" w:sz="0" w:space="0" w:color="auto"/>
      </w:divBdr>
    </w:div>
    <w:div w:id="807360653">
      <w:bodyDiv w:val="1"/>
      <w:marLeft w:val="0"/>
      <w:marRight w:val="0"/>
      <w:marTop w:val="0"/>
      <w:marBottom w:val="0"/>
      <w:divBdr>
        <w:top w:val="none" w:sz="0" w:space="0" w:color="auto"/>
        <w:left w:val="none" w:sz="0" w:space="0" w:color="auto"/>
        <w:bottom w:val="none" w:sz="0" w:space="0" w:color="auto"/>
        <w:right w:val="none" w:sz="0" w:space="0" w:color="auto"/>
      </w:divBdr>
    </w:div>
    <w:div w:id="1254239895">
      <w:bodyDiv w:val="1"/>
      <w:marLeft w:val="0"/>
      <w:marRight w:val="0"/>
      <w:marTop w:val="0"/>
      <w:marBottom w:val="0"/>
      <w:divBdr>
        <w:top w:val="none" w:sz="0" w:space="0" w:color="auto"/>
        <w:left w:val="none" w:sz="0" w:space="0" w:color="auto"/>
        <w:bottom w:val="none" w:sz="0" w:space="0" w:color="auto"/>
        <w:right w:val="none" w:sz="0" w:space="0" w:color="auto"/>
      </w:divBdr>
    </w:div>
    <w:div w:id="1386611501">
      <w:bodyDiv w:val="1"/>
      <w:marLeft w:val="0"/>
      <w:marRight w:val="0"/>
      <w:marTop w:val="0"/>
      <w:marBottom w:val="0"/>
      <w:divBdr>
        <w:top w:val="none" w:sz="0" w:space="0" w:color="auto"/>
        <w:left w:val="none" w:sz="0" w:space="0" w:color="auto"/>
        <w:bottom w:val="none" w:sz="0" w:space="0" w:color="auto"/>
        <w:right w:val="none" w:sz="0" w:space="0" w:color="auto"/>
      </w:divBdr>
      <w:divsChild>
        <w:div w:id="1817144126">
          <w:marLeft w:val="0"/>
          <w:marRight w:val="0"/>
          <w:marTop w:val="0"/>
          <w:marBottom w:val="0"/>
          <w:divBdr>
            <w:top w:val="none" w:sz="0" w:space="0" w:color="auto"/>
            <w:left w:val="none" w:sz="0" w:space="0" w:color="auto"/>
            <w:bottom w:val="none" w:sz="0" w:space="0" w:color="auto"/>
            <w:right w:val="none" w:sz="0" w:space="0" w:color="auto"/>
          </w:divBdr>
        </w:div>
      </w:divsChild>
    </w:div>
    <w:div w:id="1605385178">
      <w:bodyDiv w:val="1"/>
      <w:marLeft w:val="0"/>
      <w:marRight w:val="0"/>
      <w:marTop w:val="0"/>
      <w:marBottom w:val="0"/>
      <w:divBdr>
        <w:top w:val="none" w:sz="0" w:space="0" w:color="auto"/>
        <w:left w:val="none" w:sz="0" w:space="0" w:color="auto"/>
        <w:bottom w:val="none" w:sz="0" w:space="0" w:color="auto"/>
        <w:right w:val="none" w:sz="0" w:space="0" w:color="auto"/>
      </w:divBdr>
    </w:div>
    <w:div w:id="189080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maps/place/data=!4m2!3m1!1s0x470b952b8fde8055:0x70f75e1274e4a2c8?sa=X&amp;ved=1t:8290&amp;ictx=111"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ec.europa.eu/consumers/odr/"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mailto:posta@uoou.cz"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lunastav.cz/"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A1B76-EAE6-4ABA-A16A-2253B3FA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4817</Words>
  <Characters>28427</Characters>
  <Application>Microsoft Office Word</Application>
  <DocSecurity>0</DocSecurity>
  <Lines>236</Lines>
  <Paragraphs>66</Paragraphs>
  <ScaleCrop>false</ScaleCrop>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Lukáš Najman</dc:creator>
  <cp:keywords/>
  <dc:description/>
  <cp:lastModifiedBy>Tomáš Najman</cp:lastModifiedBy>
  <cp:revision>67</cp:revision>
  <cp:lastPrinted>2026-04-18T10:47:00Z</cp:lastPrinted>
  <dcterms:created xsi:type="dcterms:W3CDTF">2026-06-09T07:16:00Z</dcterms:created>
  <dcterms:modified xsi:type="dcterms:W3CDTF">2026-08-10T18:27:00Z</dcterms:modified>
</cp:coreProperties>
</file>